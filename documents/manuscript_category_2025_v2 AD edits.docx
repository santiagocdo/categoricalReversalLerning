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4D94" w14:textId="42FDD9B6" w:rsidR="004775F2" w:rsidRPr="008A7F11" w:rsidRDefault="004775F2" w:rsidP="008A7F11">
      <w:pPr>
        <w:jc w:val="center"/>
        <w:rPr>
          <w:rFonts w:ascii="Times New Roman" w:hAnsi="Times New Roman" w:cs="Times New Roman"/>
        </w:rPr>
      </w:pPr>
      <w:bookmarkStart w:id="0" w:name="_Hlk198120894"/>
      <w:r w:rsidRPr="008A7F11">
        <w:rPr>
          <w:rFonts w:ascii="Times New Roman" w:hAnsi="Times New Roman" w:cs="Times New Roman"/>
        </w:rPr>
        <w:t xml:space="preserve">Category Representation in Neural Networks </w:t>
      </w:r>
      <w:r w:rsidR="008A7F11" w:rsidRPr="008A7F11">
        <w:rPr>
          <w:rFonts w:ascii="Times New Roman" w:hAnsi="Times New Roman" w:cs="Times New Roman"/>
        </w:rPr>
        <w:t xml:space="preserve">with Dynamic Learning Rates </w:t>
      </w:r>
      <w:r w:rsidR="008A7F11">
        <w:rPr>
          <w:rFonts w:ascii="Times New Roman" w:hAnsi="Times New Roman" w:cs="Times New Roman"/>
        </w:rPr>
        <w:br/>
      </w:r>
      <w:r w:rsidR="008A7F11" w:rsidRPr="008A7F11">
        <w:rPr>
          <w:rFonts w:ascii="Times New Roman" w:hAnsi="Times New Roman" w:cs="Times New Roman"/>
        </w:rPr>
        <w:t>match</w:t>
      </w:r>
      <w:r w:rsidR="008A7F11">
        <w:rPr>
          <w:rFonts w:ascii="Times New Roman" w:hAnsi="Times New Roman" w:cs="Times New Roman"/>
        </w:rPr>
        <w:t>es</w:t>
      </w:r>
      <w:r w:rsidR="008A7F11" w:rsidRPr="008A7F11">
        <w:rPr>
          <w:rFonts w:ascii="Times New Roman" w:hAnsi="Times New Roman" w:cs="Times New Roman"/>
        </w:rPr>
        <w:t xml:space="preserve"> Human Learning Performance</w:t>
      </w:r>
    </w:p>
    <w:p w14:paraId="1701833C" w14:textId="77777777" w:rsidR="008A7F11" w:rsidRDefault="008A7F11" w:rsidP="008A7F11">
      <w:pPr>
        <w:jc w:val="center"/>
      </w:pPr>
    </w:p>
    <w:p w14:paraId="18B78DFB" w14:textId="376C0417" w:rsidR="008A7F11" w:rsidRDefault="008A7F11" w:rsidP="008A7F11">
      <w:pPr>
        <w:jc w:val="center"/>
      </w:pPr>
      <w:r>
        <w:rPr>
          <w:rFonts w:ascii="Times New Roman" w:hAnsi="Times New Roman" w:cs="Times New Roman"/>
        </w:rPr>
        <w:t>A Connectionist View of Common Coding in Category Learning</w:t>
      </w:r>
    </w:p>
    <w:p w14:paraId="1186F573" w14:textId="77777777" w:rsidR="008A7F11" w:rsidRDefault="008A7F11" w:rsidP="008A7F11">
      <w:pPr>
        <w:jc w:val="center"/>
      </w:pPr>
    </w:p>
    <w:p w14:paraId="24608E33" w14:textId="77777777" w:rsidR="008A7F11" w:rsidRDefault="008A7F11" w:rsidP="008A7F11">
      <w:pPr>
        <w:jc w:val="center"/>
      </w:pPr>
    </w:p>
    <w:p w14:paraId="42B1AC41" w14:textId="77777777" w:rsidR="008A7F11" w:rsidDel="00B45844" w:rsidRDefault="008A7F11" w:rsidP="008A7F11">
      <w:pPr>
        <w:jc w:val="center"/>
        <w:rPr>
          <w:del w:id="1" w:author="Andrew Delamater" w:date="2025-06-19T19:22:00Z" w16du:dateUtc="2025-06-19T23:22:00Z"/>
        </w:rPr>
      </w:pPr>
    </w:p>
    <w:p w14:paraId="2899BD8A" w14:textId="77777777" w:rsidR="008A7F11" w:rsidDel="00B45844" w:rsidRDefault="008A7F11" w:rsidP="008A7F11">
      <w:pPr>
        <w:jc w:val="center"/>
        <w:rPr>
          <w:del w:id="2" w:author="Andrew Delamater" w:date="2025-06-19T19:22:00Z" w16du:dateUtc="2025-06-19T23:22:00Z"/>
        </w:rPr>
      </w:pPr>
    </w:p>
    <w:p w14:paraId="525E2C83" w14:textId="77777777" w:rsidR="008A7F11" w:rsidRDefault="008A7F11">
      <w:pPr>
        <w:pPrChange w:id="3" w:author="Andrew Delamater" w:date="2025-06-19T19:22:00Z" w16du:dateUtc="2025-06-19T23:22:00Z">
          <w:pPr>
            <w:jc w:val="center"/>
          </w:pPr>
        </w:pPrChange>
      </w:pPr>
    </w:p>
    <w:p w14:paraId="06CE9437" w14:textId="3E64697E" w:rsidR="004775F2" w:rsidRPr="004775F2" w:rsidRDefault="004775F2" w:rsidP="004775F2">
      <w:pPr>
        <w:pStyle w:val="Heading1"/>
        <w:rPr>
          <w:rFonts w:ascii="Times New Roman" w:hAnsi="Times New Roman" w:cs="Times New Roman"/>
        </w:rPr>
      </w:pPr>
      <w:r w:rsidRPr="004775F2">
        <w:rPr>
          <w:rFonts w:ascii="Times New Roman" w:hAnsi="Times New Roman" w:cs="Times New Roman"/>
        </w:rPr>
        <w:t>Abstract</w:t>
      </w:r>
      <w:r w:rsidR="00504D86">
        <w:rPr>
          <w:rFonts w:ascii="Times New Roman" w:hAnsi="Times New Roman" w:cs="Times New Roman"/>
        </w:rPr>
        <w:t xml:space="preserve"> (</w:t>
      </w:r>
      <w:ins w:id="4" w:author="Andrew Delamater" w:date="2025-06-19T19:15:00Z" w16du:dateUtc="2025-06-19T23:15:00Z">
        <w:r w:rsidR="003A553B">
          <w:rPr>
            <w:rFonts w:ascii="Times New Roman" w:hAnsi="Times New Roman" w:cs="Times New Roman"/>
          </w:rPr>
          <w:t>43</w:t>
        </w:r>
      </w:ins>
      <w:ins w:id="5" w:author="Andrew Delamater" w:date="2025-06-19T19:22:00Z" w16du:dateUtc="2025-06-19T23:22:00Z">
        <w:r w:rsidR="00B45844">
          <w:rPr>
            <w:rFonts w:ascii="Times New Roman" w:hAnsi="Times New Roman" w:cs="Times New Roman"/>
          </w:rPr>
          <w:t>1</w:t>
        </w:r>
      </w:ins>
      <w:del w:id="6" w:author="Andrew Delamater" w:date="2025-06-19T19:15:00Z" w16du:dateUtc="2025-06-19T23:15:00Z">
        <w:r w:rsidR="00504D86" w:rsidDel="003A553B">
          <w:rPr>
            <w:rFonts w:ascii="Times New Roman" w:hAnsi="Times New Roman" w:cs="Times New Roman"/>
          </w:rPr>
          <w:delText>262</w:delText>
        </w:r>
      </w:del>
      <w:r w:rsidR="00504D86">
        <w:rPr>
          <w:rFonts w:ascii="Times New Roman" w:hAnsi="Times New Roman" w:cs="Times New Roman"/>
        </w:rPr>
        <w:t xml:space="preserve"> words)</w:t>
      </w:r>
    </w:p>
    <w:p w14:paraId="2079DAC3" w14:textId="2ABAD74F" w:rsidR="00AB100B" w:rsidRPr="004775F2" w:rsidRDefault="00AB100B" w:rsidP="00504D86">
      <w:pPr>
        <w:rPr>
          <w:rFonts w:ascii="Times New Roman" w:hAnsi="Times New Roman" w:cs="Times New Roman"/>
        </w:rPr>
      </w:pPr>
      <w:r w:rsidRPr="00AB100B">
        <w:rPr>
          <w:rFonts w:ascii="Times New Roman" w:hAnsi="Times New Roman" w:cs="Times New Roman"/>
        </w:rPr>
        <w:t xml:space="preserve">Agents </w:t>
      </w:r>
      <w:del w:id="7" w:author="Andrew Delamater" w:date="2025-06-19T18:44:00Z" w16du:dateUtc="2025-06-19T22:44:00Z">
        <w:r w:rsidRPr="00AB100B" w:rsidDel="0077463F">
          <w:rPr>
            <w:rFonts w:ascii="Times New Roman" w:hAnsi="Times New Roman" w:cs="Times New Roman"/>
          </w:rPr>
          <w:delText xml:space="preserve">associate world </w:delText>
        </w:r>
        <w:r w:rsidR="00B40F08" w:rsidDel="0077463F">
          <w:rPr>
            <w:rFonts w:ascii="Times New Roman" w:hAnsi="Times New Roman" w:cs="Times New Roman"/>
          </w:rPr>
          <w:delText>features</w:delText>
        </w:r>
      </w:del>
      <w:ins w:id="8" w:author="Andrew Delamater" w:date="2025-06-19T18:44:00Z" w16du:dateUtc="2025-06-19T22:44:00Z">
        <w:r w:rsidR="0077463F">
          <w:rPr>
            <w:rFonts w:ascii="Times New Roman" w:hAnsi="Times New Roman" w:cs="Times New Roman"/>
          </w:rPr>
          <w:t>tend to group together physically distinct stimulus exemplars</w:t>
        </w:r>
      </w:ins>
      <w:r w:rsidR="00B40F08">
        <w:rPr>
          <w:rFonts w:ascii="Times New Roman" w:hAnsi="Times New Roman" w:cs="Times New Roman"/>
        </w:rPr>
        <w:t xml:space="preserve"> </w:t>
      </w:r>
      <w:r w:rsidRPr="00AB100B">
        <w:rPr>
          <w:rFonts w:ascii="Times New Roman" w:hAnsi="Times New Roman" w:cs="Times New Roman"/>
        </w:rPr>
        <w:t xml:space="preserve">that have never </w:t>
      </w:r>
      <w:ins w:id="9" w:author="Andrew Delamater" w:date="2025-06-19T18:45:00Z" w16du:dateUtc="2025-06-19T22:45:00Z">
        <w:r w:rsidR="0077463F">
          <w:rPr>
            <w:rFonts w:ascii="Times New Roman" w:hAnsi="Times New Roman" w:cs="Times New Roman"/>
          </w:rPr>
          <w:t xml:space="preserve">directly </w:t>
        </w:r>
      </w:ins>
      <w:r w:rsidRPr="00AB100B">
        <w:rPr>
          <w:rFonts w:ascii="Times New Roman" w:hAnsi="Times New Roman" w:cs="Times New Roman"/>
        </w:rPr>
        <w:t>been p</w:t>
      </w:r>
      <w:ins w:id="10" w:author="Andrew Delamater" w:date="2025-06-19T18:44:00Z" w16du:dateUtc="2025-06-19T22:44:00Z">
        <w:r w:rsidR="0077463F">
          <w:rPr>
            <w:rFonts w:ascii="Times New Roman" w:hAnsi="Times New Roman" w:cs="Times New Roman"/>
          </w:rPr>
          <w:t>aired</w:t>
        </w:r>
      </w:ins>
      <w:del w:id="11" w:author="Andrew Delamater" w:date="2025-06-19T18:44:00Z" w16du:dateUtc="2025-06-19T22:44:00Z">
        <w:r w:rsidRPr="00AB100B" w:rsidDel="0077463F">
          <w:rPr>
            <w:rFonts w:ascii="Times New Roman" w:hAnsi="Times New Roman" w:cs="Times New Roman"/>
          </w:rPr>
          <w:delText>resented</w:delText>
        </w:r>
      </w:del>
      <w:r w:rsidRPr="00AB100B">
        <w:rPr>
          <w:rFonts w:ascii="Times New Roman" w:hAnsi="Times New Roman" w:cs="Times New Roman"/>
        </w:rPr>
        <w:t xml:space="preserve"> together but</w:t>
      </w:r>
      <w:ins w:id="12" w:author="Andrew Delamater" w:date="2025-06-19T18:44:00Z" w16du:dateUtc="2025-06-19T22:44:00Z">
        <w:r w:rsidR="0077463F">
          <w:rPr>
            <w:rFonts w:ascii="Times New Roman" w:hAnsi="Times New Roman" w:cs="Times New Roman"/>
          </w:rPr>
          <w:t xml:space="preserve"> that</w:t>
        </w:r>
      </w:ins>
      <w:r w:rsidRPr="00AB100B">
        <w:rPr>
          <w:rFonts w:ascii="Times New Roman" w:hAnsi="Times New Roman" w:cs="Times New Roman"/>
        </w:rPr>
        <w:t xml:space="preserve"> share </w:t>
      </w:r>
      <w:del w:id="13" w:author="Andrew Delamater" w:date="2025-06-19T19:15:00Z" w16du:dateUtc="2025-06-19T23:15:00Z">
        <w:r w:rsidR="00B40F08" w:rsidDel="00AF460A">
          <w:rPr>
            <w:rFonts w:ascii="Times New Roman" w:hAnsi="Times New Roman" w:cs="Times New Roman"/>
          </w:rPr>
          <w:delText xml:space="preserve">a </w:delText>
        </w:r>
      </w:del>
      <w:r w:rsidRPr="00AB100B">
        <w:rPr>
          <w:rFonts w:ascii="Times New Roman" w:hAnsi="Times New Roman" w:cs="Times New Roman"/>
        </w:rPr>
        <w:t xml:space="preserve">predictive value </w:t>
      </w:r>
      <w:r w:rsidR="00B40F08">
        <w:rPr>
          <w:rFonts w:ascii="Times New Roman" w:hAnsi="Times New Roman" w:cs="Times New Roman"/>
        </w:rPr>
        <w:t xml:space="preserve">with respect </w:t>
      </w:r>
      <w:ins w:id="14" w:author="Andrew Delamater" w:date="2025-06-19T18:41:00Z" w16du:dateUtc="2025-06-19T22:41:00Z">
        <w:r w:rsidR="0077463F">
          <w:rPr>
            <w:rFonts w:ascii="Times New Roman" w:hAnsi="Times New Roman" w:cs="Times New Roman"/>
          </w:rPr>
          <w:t xml:space="preserve">to </w:t>
        </w:r>
      </w:ins>
      <w:ins w:id="15" w:author="Andrew Delamater" w:date="2025-06-19T18:45:00Z" w16du:dateUtc="2025-06-19T22:45:00Z">
        <w:r w:rsidR="0077463F">
          <w:rPr>
            <w:rFonts w:ascii="Times New Roman" w:hAnsi="Times New Roman" w:cs="Times New Roman"/>
          </w:rPr>
          <w:t>some</w:t>
        </w:r>
      </w:ins>
      <w:del w:id="16" w:author="Andrew Delamater" w:date="2025-06-19T18:45:00Z" w16du:dateUtc="2025-06-19T22:45:00Z">
        <w:r w:rsidR="00B40F08" w:rsidDel="0077463F">
          <w:rPr>
            <w:rFonts w:ascii="Times New Roman" w:hAnsi="Times New Roman" w:cs="Times New Roman"/>
          </w:rPr>
          <w:delText>an</w:delText>
        </w:r>
      </w:del>
      <w:r w:rsidR="00B40F08">
        <w:rPr>
          <w:rFonts w:ascii="Times New Roman" w:hAnsi="Times New Roman" w:cs="Times New Roman"/>
        </w:rPr>
        <w:t xml:space="preserve"> </w:t>
      </w:r>
      <w:r w:rsidRPr="00AB100B">
        <w:rPr>
          <w:rFonts w:ascii="Times New Roman" w:hAnsi="Times New Roman" w:cs="Times New Roman"/>
        </w:rPr>
        <w:t xml:space="preserve">outcome. This </w:t>
      </w:r>
      <w:ins w:id="17" w:author="Andrew Delamater" w:date="2025-06-19T18:45:00Z" w16du:dateUtc="2025-06-19T22:45:00Z">
        <w:r w:rsidR="0077463F">
          <w:rPr>
            <w:rFonts w:ascii="Times New Roman" w:hAnsi="Times New Roman" w:cs="Times New Roman"/>
          </w:rPr>
          <w:t>“</w:t>
        </w:r>
      </w:ins>
      <w:r w:rsidRPr="00AB100B">
        <w:rPr>
          <w:rFonts w:ascii="Times New Roman" w:hAnsi="Times New Roman" w:cs="Times New Roman"/>
        </w:rPr>
        <w:t>common coding</w:t>
      </w:r>
      <w:ins w:id="18" w:author="Andrew Delamater" w:date="2025-06-19T18:45:00Z" w16du:dateUtc="2025-06-19T22:45:00Z">
        <w:r w:rsidR="0077463F">
          <w:rPr>
            <w:rFonts w:ascii="Times New Roman" w:hAnsi="Times New Roman" w:cs="Times New Roman"/>
          </w:rPr>
          <w:t>”</w:t>
        </w:r>
      </w:ins>
      <w:r w:rsidRPr="00AB100B">
        <w:rPr>
          <w:rFonts w:ascii="Times New Roman" w:hAnsi="Times New Roman" w:cs="Times New Roman"/>
        </w:rPr>
        <w:t xml:space="preserve"> </w:t>
      </w:r>
      <w:r w:rsidR="00B40F08">
        <w:rPr>
          <w:rFonts w:ascii="Times New Roman" w:hAnsi="Times New Roman" w:cs="Times New Roman"/>
        </w:rPr>
        <w:t xml:space="preserve">phenomena </w:t>
      </w:r>
      <w:r w:rsidR="00EF4FCB">
        <w:rPr>
          <w:rFonts w:ascii="Times New Roman" w:hAnsi="Times New Roman" w:cs="Times New Roman"/>
        </w:rPr>
        <w:t xml:space="preserve">was examined </w:t>
      </w:r>
      <w:ins w:id="19" w:author="Andrew Delamater" w:date="2025-06-19T18:45:00Z" w16du:dateUtc="2025-06-19T22:45:00Z">
        <w:r w:rsidR="0077463F">
          <w:rPr>
            <w:rFonts w:ascii="Times New Roman" w:hAnsi="Times New Roman" w:cs="Times New Roman"/>
          </w:rPr>
          <w:t>with a</w:t>
        </w:r>
      </w:ins>
      <w:del w:id="20" w:author="Andrew Delamater" w:date="2025-06-19T18:45:00Z" w16du:dateUtc="2025-06-19T22:45:00Z">
        <w:r w:rsidRPr="00AB100B" w:rsidDel="0077463F">
          <w:rPr>
            <w:rFonts w:ascii="Times New Roman" w:hAnsi="Times New Roman" w:cs="Times New Roman"/>
          </w:rPr>
          <w:delText>through</w:delText>
        </w:r>
      </w:del>
      <w:r w:rsidRPr="00AB100B">
        <w:rPr>
          <w:rFonts w:ascii="Times New Roman" w:hAnsi="Times New Roman" w:cs="Times New Roman"/>
        </w:rPr>
        <w:t xml:space="preserve"> category learning</w:t>
      </w:r>
      <w:ins w:id="21" w:author="Andrew Delamater" w:date="2025-06-19T18:46:00Z" w16du:dateUtc="2025-06-19T22:46:00Z">
        <w:r w:rsidR="0077463F">
          <w:rPr>
            <w:rFonts w:ascii="Times New Roman" w:hAnsi="Times New Roman" w:cs="Times New Roman"/>
          </w:rPr>
          <w:t xml:space="preserve"> task</w:t>
        </w:r>
      </w:ins>
      <w:r w:rsidR="00B40F08">
        <w:rPr>
          <w:rFonts w:ascii="Times New Roman" w:hAnsi="Times New Roman" w:cs="Times New Roman"/>
        </w:rPr>
        <w:t>.</w:t>
      </w:r>
      <w:r w:rsidR="00EC5F21">
        <w:rPr>
          <w:rFonts w:ascii="Times New Roman" w:hAnsi="Times New Roman" w:cs="Times New Roman"/>
        </w:rPr>
        <w:t xml:space="preserve"> </w:t>
      </w:r>
      <w:r w:rsidRPr="00AB100B">
        <w:rPr>
          <w:rFonts w:ascii="Times New Roman" w:hAnsi="Times New Roman" w:cs="Times New Roman"/>
        </w:rPr>
        <w:t>We conducted two experiments</w:t>
      </w:r>
      <w:r>
        <w:rPr>
          <w:rFonts w:ascii="Times New Roman" w:hAnsi="Times New Roman" w:cs="Times New Roman"/>
        </w:rPr>
        <w:t xml:space="preserve">, </w:t>
      </w:r>
      <w:r w:rsidRPr="00AB100B">
        <w:rPr>
          <w:rFonts w:ascii="Times New Roman" w:hAnsi="Times New Roman" w:cs="Times New Roman"/>
        </w:rPr>
        <w:t xml:space="preserve">where </w:t>
      </w:r>
      <w:ins w:id="22" w:author="Andrew Delamater" w:date="2025-06-19T18:46:00Z" w16du:dateUtc="2025-06-19T22:46:00Z">
        <w:r w:rsidR="0077463F">
          <w:rPr>
            <w:rFonts w:ascii="Times New Roman" w:hAnsi="Times New Roman" w:cs="Times New Roman"/>
          </w:rPr>
          <w:t xml:space="preserve">human </w:t>
        </w:r>
      </w:ins>
      <w:r w:rsidRPr="00AB100B">
        <w:rPr>
          <w:rFonts w:ascii="Times New Roman" w:hAnsi="Times New Roman" w:cs="Times New Roman"/>
        </w:rPr>
        <w:t xml:space="preserve">participants </w:t>
      </w:r>
      <w:ins w:id="23" w:author="Andrew Delamater" w:date="2025-06-19T18:46:00Z" w16du:dateUtc="2025-06-19T22:46:00Z">
        <w:r w:rsidR="0077463F">
          <w:rPr>
            <w:rFonts w:ascii="Times New Roman" w:hAnsi="Times New Roman" w:cs="Times New Roman"/>
          </w:rPr>
          <w:t xml:space="preserve">learned to </w:t>
        </w:r>
      </w:ins>
      <w:r w:rsidRPr="00AB100B">
        <w:rPr>
          <w:rFonts w:ascii="Times New Roman" w:hAnsi="Times New Roman" w:cs="Times New Roman"/>
        </w:rPr>
        <w:t>classif</w:t>
      </w:r>
      <w:ins w:id="24" w:author="Andrew Delamater" w:date="2025-06-19T18:46:00Z" w16du:dateUtc="2025-06-19T22:46:00Z">
        <w:r w:rsidR="0077463F">
          <w:rPr>
            <w:rFonts w:ascii="Times New Roman" w:hAnsi="Times New Roman" w:cs="Times New Roman"/>
          </w:rPr>
          <w:t>y</w:t>
        </w:r>
      </w:ins>
      <w:del w:id="25" w:author="Andrew Delamater" w:date="2025-06-19T18:46:00Z" w16du:dateUtc="2025-06-19T22:46:00Z">
        <w:r w:rsidRPr="00AB100B" w:rsidDel="0077463F">
          <w:rPr>
            <w:rFonts w:ascii="Times New Roman" w:hAnsi="Times New Roman" w:cs="Times New Roman"/>
          </w:rPr>
          <w:delText>ied</w:delText>
        </w:r>
      </w:del>
      <w:r w:rsidRPr="00AB100B">
        <w:rPr>
          <w:rFonts w:ascii="Times New Roman" w:hAnsi="Times New Roman" w:cs="Times New Roman"/>
        </w:rPr>
        <w:t xml:space="preserve"> </w:t>
      </w:r>
      <w:ins w:id="26" w:author="Andrew Delamater" w:date="2025-06-19T18:47:00Z" w16du:dateUtc="2025-06-19T22:47:00Z">
        <w:r w:rsidR="0077463F">
          <w:rPr>
            <w:rFonts w:ascii="Times New Roman" w:hAnsi="Times New Roman" w:cs="Times New Roman"/>
          </w:rPr>
          <w:t>arbitrari</w:t>
        </w:r>
      </w:ins>
      <w:ins w:id="27" w:author="Andrew Delamater" w:date="2025-06-19T18:48:00Z" w16du:dateUtc="2025-06-19T22:48:00Z">
        <w:r w:rsidR="0077463F">
          <w:rPr>
            <w:rFonts w:ascii="Times New Roman" w:hAnsi="Times New Roman" w:cs="Times New Roman"/>
          </w:rPr>
          <w:t xml:space="preserve">ly chosen </w:t>
        </w:r>
      </w:ins>
      <w:r w:rsidRPr="00AB100B">
        <w:rPr>
          <w:rFonts w:ascii="Times New Roman" w:hAnsi="Times New Roman" w:cs="Times New Roman"/>
        </w:rPr>
        <w:t>exemplars</w:t>
      </w:r>
      <w:ins w:id="28" w:author="Andrew Delamater" w:date="2025-06-19T18:48:00Z" w16du:dateUtc="2025-06-19T22:48:00Z">
        <w:r w:rsidR="0077463F">
          <w:rPr>
            <w:rFonts w:ascii="Times New Roman" w:hAnsi="Times New Roman" w:cs="Times New Roman"/>
          </w:rPr>
          <w:t xml:space="preserve"> (different fractal images)</w:t>
        </w:r>
      </w:ins>
      <w:r>
        <w:rPr>
          <w:rFonts w:ascii="Times New Roman" w:hAnsi="Times New Roman" w:cs="Times New Roman"/>
        </w:rPr>
        <w:t xml:space="preserve"> in</w:t>
      </w:r>
      <w:ins w:id="29" w:author="Andrew Delamater" w:date="2025-06-19T18:46:00Z" w16du:dateUtc="2025-06-19T22:46:00Z">
        <w:r w:rsidR="0077463F">
          <w:rPr>
            <w:rFonts w:ascii="Times New Roman" w:hAnsi="Times New Roman" w:cs="Times New Roman"/>
          </w:rPr>
          <w:t>to</w:t>
        </w:r>
      </w:ins>
      <w:r>
        <w:rPr>
          <w:rFonts w:ascii="Times New Roman" w:hAnsi="Times New Roman" w:cs="Times New Roman"/>
        </w:rPr>
        <w:t xml:space="preserve"> two </w:t>
      </w:r>
      <w:ins w:id="30" w:author="Andrew Delamater" w:date="2025-06-19T18:46:00Z" w16du:dateUtc="2025-06-19T22:46:00Z">
        <w:r w:rsidR="0077463F">
          <w:rPr>
            <w:rFonts w:ascii="Times New Roman" w:hAnsi="Times New Roman" w:cs="Times New Roman"/>
          </w:rPr>
          <w:t xml:space="preserve">distinct </w:t>
        </w:r>
      </w:ins>
      <w:r>
        <w:rPr>
          <w:rFonts w:ascii="Times New Roman" w:hAnsi="Times New Roman" w:cs="Times New Roman"/>
        </w:rPr>
        <w:t>categories</w:t>
      </w:r>
      <w:r w:rsidR="00734675">
        <w:rPr>
          <w:rFonts w:ascii="Times New Roman" w:hAnsi="Times New Roman" w:cs="Times New Roman"/>
        </w:rPr>
        <w:t xml:space="preserve">. Each participant </w:t>
      </w:r>
      <w:r w:rsidR="00F845EA">
        <w:rPr>
          <w:rFonts w:ascii="Times New Roman" w:hAnsi="Times New Roman" w:cs="Times New Roman"/>
        </w:rPr>
        <w:t>completed</w:t>
      </w:r>
      <w:r w:rsidRPr="00AB100B">
        <w:rPr>
          <w:rFonts w:ascii="Times New Roman" w:hAnsi="Times New Roman" w:cs="Times New Roman"/>
        </w:rPr>
        <w:t xml:space="preserve"> two tasks</w:t>
      </w:r>
      <w:ins w:id="31" w:author="Andrew Delamater" w:date="2025-06-19T18:50:00Z" w16du:dateUtc="2025-06-19T22:50:00Z">
        <w:r w:rsidR="0077463F">
          <w:rPr>
            <w:rFonts w:ascii="Times New Roman" w:hAnsi="Times New Roman" w:cs="Times New Roman"/>
          </w:rPr>
          <w:t xml:space="preserve"> that involved reversing the exemplar-category assignments after the initial learning phase</w:t>
        </w:r>
      </w:ins>
      <w:r w:rsidR="00B40F08">
        <w:rPr>
          <w:rFonts w:ascii="Times New Roman" w:hAnsi="Times New Roman" w:cs="Times New Roman"/>
        </w:rPr>
        <w:t xml:space="preserve">. </w:t>
      </w:r>
      <w:r w:rsidRPr="00AB100B">
        <w:rPr>
          <w:rFonts w:ascii="Times New Roman" w:hAnsi="Times New Roman" w:cs="Times New Roman"/>
        </w:rPr>
        <w:t>In the total reversal task, all exemplar</w:t>
      </w:r>
      <w:ins w:id="32" w:author="Andrew Delamater" w:date="2025-06-19T18:50:00Z" w16du:dateUtc="2025-06-19T22:50:00Z">
        <w:r w:rsidR="0077463F">
          <w:rPr>
            <w:rFonts w:ascii="Times New Roman" w:hAnsi="Times New Roman" w:cs="Times New Roman"/>
          </w:rPr>
          <w:t>-category</w:t>
        </w:r>
      </w:ins>
      <w:del w:id="33" w:author="Andrew Delamater" w:date="2025-06-19T18:50:00Z" w16du:dateUtc="2025-06-19T22:50:00Z">
        <w:r w:rsidRPr="00AB100B" w:rsidDel="0077463F">
          <w:rPr>
            <w:rFonts w:ascii="Times New Roman" w:hAnsi="Times New Roman" w:cs="Times New Roman"/>
          </w:rPr>
          <w:delText>s'</w:delText>
        </w:r>
      </w:del>
      <w:ins w:id="34" w:author="Andrew Delamater" w:date="2025-06-19T18:50:00Z" w16du:dateUtc="2025-06-19T22:50:00Z">
        <w:r w:rsidR="0077463F">
          <w:rPr>
            <w:rFonts w:ascii="Times New Roman" w:hAnsi="Times New Roman" w:cs="Times New Roman"/>
          </w:rPr>
          <w:t xml:space="preserve"> assignments</w:t>
        </w:r>
      </w:ins>
      <w:del w:id="35" w:author="Andrew Delamater" w:date="2025-06-19T18:50:00Z" w16du:dateUtc="2025-06-19T22:50:00Z">
        <w:r w:rsidRPr="00AB100B" w:rsidDel="0077463F">
          <w:rPr>
            <w:rFonts w:ascii="Times New Roman" w:hAnsi="Times New Roman" w:cs="Times New Roman"/>
          </w:rPr>
          <w:delText xml:space="preserve"> outcomes</w:delText>
        </w:r>
      </w:del>
      <w:r w:rsidRPr="00AB100B">
        <w:rPr>
          <w:rFonts w:ascii="Times New Roman" w:hAnsi="Times New Roman" w:cs="Times New Roman"/>
        </w:rPr>
        <w:t xml:space="preserve"> were reversed</w:t>
      </w:r>
      <w:ins w:id="36" w:author="Andrew Delamater" w:date="2025-06-19T18:51:00Z" w16du:dateUtc="2025-06-19T22:51:00Z">
        <w:r w:rsidR="0077463F">
          <w:rPr>
            <w:rFonts w:ascii="Times New Roman" w:hAnsi="Times New Roman" w:cs="Times New Roman"/>
          </w:rPr>
          <w:t xml:space="preserve"> together</w:t>
        </w:r>
      </w:ins>
      <w:r w:rsidRPr="00AB100B">
        <w:rPr>
          <w:rFonts w:ascii="Times New Roman" w:hAnsi="Times New Roman" w:cs="Times New Roman"/>
        </w:rPr>
        <w:t>, while in the partial reversal task</w:t>
      </w:r>
      <w:del w:id="37" w:author="Andrew Delamater" w:date="2025-06-19T18:51:00Z" w16du:dateUtc="2025-06-19T22:51:00Z">
        <w:r w:rsidRPr="00AB100B" w:rsidDel="0048787F">
          <w:rPr>
            <w:rFonts w:ascii="Times New Roman" w:hAnsi="Times New Roman" w:cs="Times New Roman"/>
          </w:rPr>
          <w:delText>,</w:delText>
        </w:r>
      </w:del>
      <w:r w:rsidRPr="00AB100B">
        <w:rPr>
          <w:rFonts w:ascii="Times New Roman" w:hAnsi="Times New Roman" w:cs="Times New Roman"/>
        </w:rPr>
        <w:t xml:space="preserve"> </w:t>
      </w:r>
      <w:del w:id="38" w:author="Andrew Delamater" w:date="2025-06-19T19:16:00Z" w16du:dateUtc="2025-06-19T23:16:00Z">
        <w:r w:rsidRPr="00AB100B" w:rsidDel="00AF460A">
          <w:rPr>
            <w:rFonts w:ascii="Times New Roman" w:hAnsi="Times New Roman" w:cs="Times New Roman"/>
          </w:rPr>
          <w:delText xml:space="preserve">only </w:delText>
        </w:r>
      </w:del>
      <w:r w:rsidRPr="00AB100B">
        <w:rPr>
          <w:rFonts w:ascii="Times New Roman" w:hAnsi="Times New Roman" w:cs="Times New Roman"/>
        </w:rPr>
        <w:t>half</w:t>
      </w:r>
      <w:del w:id="39" w:author="Andrew Delamater" w:date="2025-06-19T19:16:00Z" w16du:dateUtc="2025-06-19T23:16:00Z">
        <w:r w:rsidRPr="00AB100B" w:rsidDel="00AF460A">
          <w:rPr>
            <w:rFonts w:ascii="Times New Roman" w:hAnsi="Times New Roman" w:cs="Times New Roman"/>
          </w:rPr>
          <w:delText xml:space="preserve"> of</w:delText>
        </w:r>
      </w:del>
      <w:r w:rsidRPr="00AB100B">
        <w:rPr>
          <w:rFonts w:ascii="Times New Roman" w:hAnsi="Times New Roman" w:cs="Times New Roman"/>
        </w:rPr>
        <w:t xml:space="preserve"> the </w:t>
      </w:r>
      <w:ins w:id="40" w:author="Andrew Delamater" w:date="2025-06-19T18:51:00Z" w16du:dateUtc="2025-06-19T22:51:00Z">
        <w:r w:rsidR="0048787F">
          <w:rPr>
            <w:rFonts w:ascii="Times New Roman" w:hAnsi="Times New Roman" w:cs="Times New Roman"/>
          </w:rPr>
          <w:t>exemplar-category relations</w:t>
        </w:r>
      </w:ins>
      <w:del w:id="41" w:author="Andrew Delamater" w:date="2025-06-19T18:51:00Z" w16du:dateUtc="2025-06-19T22:51:00Z">
        <w:r w:rsidRPr="00AB100B" w:rsidDel="0048787F">
          <w:rPr>
            <w:rFonts w:ascii="Times New Roman" w:hAnsi="Times New Roman" w:cs="Times New Roman"/>
          </w:rPr>
          <w:delText>outcomes</w:delText>
        </w:r>
      </w:del>
      <w:r w:rsidRPr="00AB100B">
        <w:rPr>
          <w:rFonts w:ascii="Times New Roman" w:hAnsi="Times New Roman" w:cs="Times New Roman"/>
        </w:rPr>
        <w:t xml:space="preserve"> were reversed</w:t>
      </w:r>
      <w:ins w:id="42" w:author="Andrew Delamater" w:date="2025-06-19T18:51:00Z" w16du:dateUtc="2025-06-19T22:51:00Z">
        <w:r w:rsidR="0048787F">
          <w:rPr>
            <w:rFonts w:ascii="Times New Roman" w:hAnsi="Times New Roman" w:cs="Times New Roman"/>
          </w:rPr>
          <w:t xml:space="preserve"> with the remaining ones maintained</w:t>
        </w:r>
      </w:ins>
      <w:r w:rsidRPr="00AB100B">
        <w:rPr>
          <w:rFonts w:ascii="Times New Roman" w:hAnsi="Times New Roman" w:cs="Times New Roman"/>
        </w:rPr>
        <w:t xml:space="preserve">. We predicted that participants would learn </w:t>
      </w:r>
      <w:ins w:id="43" w:author="Andrew Delamater" w:date="2025-06-19T18:52:00Z" w16du:dateUtc="2025-06-19T22:52:00Z">
        <w:r w:rsidR="0048787F">
          <w:rPr>
            <w:rFonts w:ascii="Times New Roman" w:hAnsi="Times New Roman" w:cs="Times New Roman"/>
          </w:rPr>
          <w:t xml:space="preserve">total reversals </w:t>
        </w:r>
      </w:ins>
      <w:r w:rsidRPr="00AB100B">
        <w:rPr>
          <w:rFonts w:ascii="Times New Roman" w:hAnsi="Times New Roman" w:cs="Times New Roman"/>
        </w:rPr>
        <w:t xml:space="preserve">faster </w:t>
      </w:r>
      <w:ins w:id="44" w:author="Andrew Delamater" w:date="2025-06-19T18:52:00Z" w16du:dateUtc="2025-06-19T22:52:00Z">
        <w:r w:rsidR="0048787F">
          <w:rPr>
            <w:rFonts w:ascii="Times New Roman" w:hAnsi="Times New Roman" w:cs="Times New Roman"/>
          </w:rPr>
          <w:t>than partial reversals to the extent that within-category grouping took place</w:t>
        </w:r>
      </w:ins>
      <w:del w:id="45" w:author="Andrew Delamater" w:date="2025-06-19T18:53:00Z" w16du:dateUtc="2025-06-19T22:53:00Z">
        <w:r w:rsidRPr="00AB100B" w:rsidDel="0048787F">
          <w:rPr>
            <w:rFonts w:ascii="Times New Roman" w:hAnsi="Times New Roman" w:cs="Times New Roman"/>
          </w:rPr>
          <w:delText>in the total reversal tasks</w:delText>
        </w:r>
      </w:del>
      <w:r w:rsidRPr="00AB100B">
        <w:rPr>
          <w:rFonts w:ascii="Times New Roman" w:hAnsi="Times New Roman" w:cs="Times New Roman"/>
        </w:rPr>
        <w:t xml:space="preserve">. Experiment 1a </w:t>
      </w:r>
      <w:del w:id="46" w:author="Andrew Delamater" w:date="2025-06-19T18:53:00Z" w16du:dateUtc="2025-06-19T22:53:00Z">
        <w:r w:rsidRPr="00AB100B" w:rsidDel="0048787F">
          <w:rPr>
            <w:rFonts w:ascii="Times New Roman" w:hAnsi="Times New Roman" w:cs="Times New Roman"/>
          </w:rPr>
          <w:delText>involved a simpler version</w:delText>
        </w:r>
      </w:del>
      <w:ins w:id="47" w:author="Andrew Delamater" w:date="2025-06-19T18:53:00Z" w16du:dateUtc="2025-06-19T22:53:00Z">
        <w:r w:rsidR="0048787F">
          <w:rPr>
            <w:rFonts w:ascii="Times New Roman" w:hAnsi="Times New Roman" w:cs="Times New Roman"/>
          </w:rPr>
          <w:t>trained participants</w:t>
        </w:r>
      </w:ins>
      <w:r w:rsidRPr="00AB100B">
        <w:rPr>
          <w:rFonts w:ascii="Times New Roman" w:hAnsi="Times New Roman" w:cs="Times New Roman"/>
        </w:rPr>
        <w:t xml:space="preserve"> with</w:t>
      </w:r>
      <w:ins w:id="48" w:author="Andrew Delamater" w:date="2025-06-19T18:53:00Z" w16du:dateUtc="2025-06-19T22:53:00Z">
        <w:r w:rsidR="0048787F">
          <w:rPr>
            <w:rFonts w:ascii="Times New Roman" w:hAnsi="Times New Roman" w:cs="Times New Roman"/>
          </w:rPr>
          <w:t xml:space="preserve"> 4 distinct</w:t>
        </w:r>
      </w:ins>
      <w:del w:id="49" w:author="Andrew Delamater" w:date="2025-06-19T18:53:00Z" w16du:dateUtc="2025-06-19T22:53:00Z">
        <w:r w:rsidRPr="00AB100B" w:rsidDel="0048787F">
          <w:rPr>
            <w:rFonts w:ascii="Times New Roman" w:hAnsi="Times New Roman" w:cs="Times New Roman"/>
          </w:rPr>
          <w:delText xml:space="preserve"> fewer</w:delText>
        </w:r>
      </w:del>
      <w:r w:rsidRPr="00AB100B">
        <w:rPr>
          <w:rFonts w:ascii="Times New Roman" w:hAnsi="Times New Roman" w:cs="Times New Roman"/>
        </w:rPr>
        <w:t xml:space="preserve"> exemplars</w:t>
      </w:r>
      <w:ins w:id="50" w:author="Andrew Delamater" w:date="2025-06-19T18:53:00Z" w16du:dateUtc="2025-06-19T22:53:00Z">
        <w:r w:rsidR="0048787F">
          <w:rPr>
            <w:rFonts w:ascii="Times New Roman" w:hAnsi="Times New Roman" w:cs="Times New Roman"/>
          </w:rPr>
          <w:t xml:space="preserve"> mapping </w:t>
        </w:r>
      </w:ins>
      <w:ins w:id="51" w:author="Andrew Delamater" w:date="2025-06-19T19:17:00Z" w16du:dateUtc="2025-06-19T23:17:00Z">
        <w:r w:rsidR="006F3B25">
          <w:rPr>
            <w:rFonts w:ascii="Times New Roman" w:hAnsi="Times New Roman" w:cs="Times New Roman"/>
          </w:rPr>
          <w:t>o</w:t>
        </w:r>
      </w:ins>
      <w:ins w:id="52" w:author="Andrew Delamater" w:date="2025-06-19T18:53:00Z" w16du:dateUtc="2025-06-19T22:53:00Z">
        <w:r w:rsidR="0048787F">
          <w:rPr>
            <w:rFonts w:ascii="Times New Roman" w:hAnsi="Times New Roman" w:cs="Times New Roman"/>
          </w:rPr>
          <w:t>nto 2 separate</w:t>
        </w:r>
      </w:ins>
      <w:ins w:id="53" w:author="Andrew Delamater" w:date="2025-06-19T18:54:00Z" w16du:dateUtc="2025-06-19T22:54:00Z">
        <w:r w:rsidR="0048787F">
          <w:rPr>
            <w:rFonts w:ascii="Times New Roman" w:hAnsi="Times New Roman" w:cs="Times New Roman"/>
          </w:rPr>
          <w:t xml:space="preserve"> </w:t>
        </w:r>
      </w:ins>
      <w:ins w:id="54" w:author="Andrew Delamater" w:date="2025-06-19T18:53:00Z" w16du:dateUtc="2025-06-19T22:53:00Z">
        <w:r w:rsidR="0048787F">
          <w:rPr>
            <w:rFonts w:ascii="Times New Roman" w:hAnsi="Times New Roman" w:cs="Times New Roman"/>
          </w:rPr>
          <w:t>categories</w:t>
        </w:r>
      </w:ins>
      <w:r w:rsidRPr="00AB100B">
        <w:rPr>
          <w:rFonts w:ascii="Times New Roman" w:hAnsi="Times New Roman" w:cs="Times New Roman"/>
        </w:rPr>
        <w:t xml:space="preserve">, while Experiment 1b </w:t>
      </w:r>
      <w:del w:id="55" w:author="Andrew Delamater" w:date="2025-06-19T18:53:00Z" w16du:dateUtc="2025-06-19T22:53:00Z">
        <w:r w:rsidR="00721E57" w:rsidDel="0048787F">
          <w:rPr>
            <w:rFonts w:ascii="Times New Roman" w:hAnsi="Times New Roman" w:cs="Times New Roman"/>
          </w:rPr>
          <w:delText xml:space="preserve">was more </w:delText>
        </w:r>
        <w:r w:rsidRPr="00AB100B" w:rsidDel="0048787F">
          <w:rPr>
            <w:rFonts w:ascii="Times New Roman" w:hAnsi="Times New Roman" w:cs="Times New Roman"/>
          </w:rPr>
          <w:delText>challenging</w:delText>
        </w:r>
      </w:del>
      <w:ins w:id="56" w:author="Andrew Delamater" w:date="2025-06-19T18:53:00Z" w16du:dateUtc="2025-06-19T22:53:00Z">
        <w:r w:rsidR="0048787F">
          <w:rPr>
            <w:rFonts w:ascii="Times New Roman" w:hAnsi="Times New Roman" w:cs="Times New Roman"/>
          </w:rPr>
          <w:t>trained participants</w:t>
        </w:r>
      </w:ins>
      <w:r w:rsidRPr="00AB100B">
        <w:rPr>
          <w:rFonts w:ascii="Times New Roman" w:hAnsi="Times New Roman" w:cs="Times New Roman"/>
        </w:rPr>
        <w:t xml:space="preserve"> </w:t>
      </w:r>
      <w:r w:rsidR="00721E57">
        <w:rPr>
          <w:rFonts w:ascii="Times New Roman" w:hAnsi="Times New Roman" w:cs="Times New Roman"/>
        </w:rPr>
        <w:t xml:space="preserve">with </w:t>
      </w:r>
      <w:del w:id="57" w:author="Andrew Delamater" w:date="2025-06-19T18:54:00Z" w16du:dateUtc="2025-06-19T22:54:00Z">
        <w:r w:rsidRPr="00AB100B" w:rsidDel="0048787F">
          <w:rPr>
            <w:rFonts w:ascii="Times New Roman" w:hAnsi="Times New Roman" w:cs="Times New Roman"/>
          </w:rPr>
          <w:delText xml:space="preserve">additional </w:delText>
        </w:r>
      </w:del>
      <w:ins w:id="58" w:author="Andrew Delamater" w:date="2025-06-19T18:54:00Z" w16du:dateUtc="2025-06-19T22:54:00Z">
        <w:r w:rsidR="0048787F">
          <w:rPr>
            <w:rFonts w:ascii="Times New Roman" w:hAnsi="Times New Roman" w:cs="Times New Roman"/>
          </w:rPr>
          <w:t>8 distinct</w:t>
        </w:r>
        <w:r w:rsidR="0048787F" w:rsidRPr="00AB100B">
          <w:rPr>
            <w:rFonts w:ascii="Times New Roman" w:hAnsi="Times New Roman" w:cs="Times New Roman"/>
          </w:rPr>
          <w:t xml:space="preserve"> </w:t>
        </w:r>
      </w:ins>
      <w:r w:rsidRPr="00AB100B">
        <w:rPr>
          <w:rFonts w:ascii="Times New Roman" w:hAnsi="Times New Roman" w:cs="Times New Roman"/>
        </w:rPr>
        <w:t>exemplars.</w:t>
      </w:r>
      <w:r w:rsidR="0001470E">
        <w:rPr>
          <w:rFonts w:ascii="Times New Roman" w:hAnsi="Times New Roman" w:cs="Times New Roman"/>
        </w:rPr>
        <w:t xml:space="preserve"> </w:t>
      </w:r>
      <w:r w:rsidRPr="00AB100B">
        <w:rPr>
          <w:rFonts w:ascii="Times New Roman" w:hAnsi="Times New Roman" w:cs="Times New Roman"/>
        </w:rPr>
        <w:t xml:space="preserve">In a third experiment, we evaluated whether the </w:t>
      </w:r>
      <w:del w:id="59" w:author="Andrew Delamater" w:date="2025-06-19T18:55:00Z" w16du:dateUtc="2025-06-19T22:55:00Z">
        <w:r w:rsidRPr="00AB100B" w:rsidDel="0048787F">
          <w:rPr>
            <w:rFonts w:ascii="Times New Roman" w:hAnsi="Times New Roman" w:cs="Times New Roman"/>
          </w:rPr>
          <w:delText>categories were</w:delText>
        </w:r>
      </w:del>
      <w:ins w:id="60" w:author="Andrew Delamater" w:date="2025-06-19T18:55:00Z" w16du:dateUtc="2025-06-19T22:55:00Z">
        <w:r w:rsidR="0048787F">
          <w:rPr>
            <w:rFonts w:ascii="Times New Roman" w:hAnsi="Times New Roman" w:cs="Times New Roman"/>
          </w:rPr>
          <w:t>baseline</w:t>
        </w:r>
      </w:ins>
      <w:r w:rsidRPr="00AB100B">
        <w:rPr>
          <w:rFonts w:ascii="Times New Roman" w:hAnsi="Times New Roman" w:cs="Times New Roman"/>
        </w:rPr>
        <w:t xml:space="preserve"> perceptual</w:t>
      </w:r>
      <w:del w:id="61" w:author="Andrew Delamater" w:date="2025-06-19T18:55:00Z" w16du:dateUtc="2025-06-19T22:55:00Z">
        <w:r w:rsidRPr="00AB100B" w:rsidDel="0048787F">
          <w:rPr>
            <w:rFonts w:ascii="Times New Roman" w:hAnsi="Times New Roman" w:cs="Times New Roman"/>
          </w:rPr>
          <w:delText>ly</w:delText>
        </w:r>
      </w:del>
      <w:r w:rsidRPr="00AB100B">
        <w:rPr>
          <w:rFonts w:ascii="Times New Roman" w:hAnsi="Times New Roman" w:cs="Times New Roman"/>
        </w:rPr>
        <w:t xml:space="preserve"> distinct</w:t>
      </w:r>
      <w:ins w:id="62" w:author="Andrew Delamater" w:date="2025-06-19T18:55:00Z" w16du:dateUtc="2025-06-19T22:55:00Z">
        <w:r w:rsidR="0048787F">
          <w:rPr>
            <w:rFonts w:ascii="Times New Roman" w:hAnsi="Times New Roman" w:cs="Times New Roman"/>
          </w:rPr>
          <w:t>iveness of the exemplars within- and between-categories</w:t>
        </w:r>
      </w:ins>
      <w:ins w:id="63" w:author="Andrew Delamater" w:date="2025-06-19T19:17:00Z" w16du:dateUtc="2025-06-19T23:17:00Z">
        <w:r w:rsidR="006F3B25">
          <w:rPr>
            <w:rFonts w:ascii="Times New Roman" w:hAnsi="Times New Roman" w:cs="Times New Roman"/>
          </w:rPr>
          <w:t xml:space="preserve"> differed</w:t>
        </w:r>
      </w:ins>
      <w:r w:rsidRPr="00AB100B">
        <w:rPr>
          <w:rFonts w:ascii="Times New Roman" w:hAnsi="Times New Roman" w:cs="Times New Roman"/>
        </w:rPr>
        <w:t>. We employed Multidimensional Scaling and Euclidean distance measures to analy</w:t>
      </w:r>
      <w:r w:rsidR="00704E22">
        <w:rPr>
          <w:rFonts w:ascii="Times New Roman" w:hAnsi="Times New Roman" w:cs="Times New Roman"/>
        </w:rPr>
        <w:t>s</w:t>
      </w:r>
      <w:r w:rsidRPr="00AB100B">
        <w:rPr>
          <w:rFonts w:ascii="Times New Roman" w:hAnsi="Times New Roman" w:cs="Times New Roman"/>
        </w:rPr>
        <w:t xml:space="preserve">e perceived similarities </w:t>
      </w:r>
      <w:ins w:id="64" w:author="Andrew Delamater" w:date="2025-06-19T18:56:00Z" w16du:dateUtc="2025-06-19T22:56:00Z">
        <w:r w:rsidR="0048787F">
          <w:rPr>
            <w:rFonts w:ascii="Times New Roman" w:hAnsi="Times New Roman" w:cs="Times New Roman"/>
          </w:rPr>
          <w:t xml:space="preserve">among exemplars both </w:t>
        </w:r>
      </w:ins>
      <w:r w:rsidRPr="00AB100B">
        <w:rPr>
          <w:rFonts w:ascii="Times New Roman" w:hAnsi="Times New Roman" w:cs="Times New Roman"/>
        </w:rPr>
        <w:t xml:space="preserve">within and between categories in a 'psychological' space. </w:t>
      </w:r>
      <w:r w:rsidR="00D0201B">
        <w:rPr>
          <w:rFonts w:ascii="Times New Roman" w:hAnsi="Times New Roman" w:cs="Times New Roman"/>
        </w:rPr>
        <w:t>Altogether</w:t>
      </w:r>
      <w:ins w:id="65" w:author="Andrew Delamater" w:date="2025-06-19T19:18:00Z" w16du:dateUtc="2025-06-19T23:18:00Z">
        <w:r w:rsidR="006F3B25">
          <w:rPr>
            <w:rFonts w:ascii="Times New Roman" w:hAnsi="Times New Roman" w:cs="Times New Roman"/>
          </w:rPr>
          <w:t>,</w:t>
        </w:r>
      </w:ins>
      <w:r w:rsidR="00D0201B">
        <w:rPr>
          <w:rFonts w:ascii="Times New Roman" w:hAnsi="Times New Roman" w:cs="Times New Roman"/>
        </w:rPr>
        <w:t xml:space="preserve"> r</w:t>
      </w:r>
      <w:r w:rsidR="00D0201B" w:rsidRPr="00AB100B">
        <w:rPr>
          <w:rFonts w:ascii="Times New Roman" w:hAnsi="Times New Roman" w:cs="Times New Roman"/>
        </w:rPr>
        <w:t xml:space="preserve">esults showed that participants learned </w:t>
      </w:r>
      <w:r w:rsidR="00E66EFA">
        <w:rPr>
          <w:rFonts w:ascii="Times New Roman" w:hAnsi="Times New Roman" w:cs="Times New Roman"/>
        </w:rPr>
        <w:t xml:space="preserve">faster the </w:t>
      </w:r>
      <w:r w:rsidR="00D0201B">
        <w:rPr>
          <w:rFonts w:ascii="Times New Roman" w:hAnsi="Times New Roman" w:cs="Times New Roman"/>
        </w:rPr>
        <w:t xml:space="preserve">total reversal </w:t>
      </w:r>
      <w:r w:rsidR="00704E22">
        <w:rPr>
          <w:rFonts w:ascii="Times New Roman" w:hAnsi="Times New Roman" w:cs="Times New Roman"/>
        </w:rPr>
        <w:t>task</w:t>
      </w:r>
      <w:ins w:id="66" w:author="Andrew Delamater" w:date="2025-06-19T18:58:00Z" w16du:dateUtc="2025-06-19T22:58:00Z">
        <w:r w:rsidR="0048787F">
          <w:rPr>
            <w:rFonts w:ascii="Times New Roman" w:hAnsi="Times New Roman" w:cs="Times New Roman"/>
          </w:rPr>
          <w:t xml:space="preserve"> and displayed interference not only with reversed items but also non-reversed items in the partial reversal tas</w:t>
        </w:r>
      </w:ins>
      <w:ins w:id="67" w:author="Andrew Delamater" w:date="2025-06-19T18:59:00Z" w16du:dateUtc="2025-06-19T22:59:00Z">
        <w:r w:rsidR="0048787F">
          <w:rPr>
            <w:rFonts w:ascii="Times New Roman" w:hAnsi="Times New Roman" w:cs="Times New Roman"/>
          </w:rPr>
          <w:t>k</w:t>
        </w:r>
      </w:ins>
      <w:r w:rsidR="00E66EFA">
        <w:rPr>
          <w:rFonts w:ascii="Times New Roman" w:hAnsi="Times New Roman" w:cs="Times New Roman"/>
        </w:rPr>
        <w:t xml:space="preserve">; </w:t>
      </w:r>
      <w:r w:rsidR="00D80C5F">
        <w:rPr>
          <w:rFonts w:ascii="Times New Roman" w:hAnsi="Times New Roman" w:cs="Times New Roman"/>
        </w:rPr>
        <w:t>also,</w:t>
      </w:r>
      <w:r w:rsidR="00E66EFA">
        <w:rPr>
          <w:rFonts w:ascii="Times New Roman" w:hAnsi="Times New Roman" w:cs="Times New Roman"/>
        </w:rPr>
        <w:t xml:space="preserve"> there w</w:t>
      </w:r>
      <w:ins w:id="68" w:author="Andrew Delamater" w:date="2025-06-19T18:56:00Z" w16du:dateUtc="2025-06-19T22:56:00Z">
        <w:r w:rsidR="0048787F">
          <w:rPr>
            <w:rFonts w:ascii="Times New Roman" w:hAnsi="Times New Roman" w:cs="Times New Roman"/>
          </w:rPr>
          <w:t>ere</w:t>
        </w:r>
      </w:ins>
      <w:del w:id="69" w:author="Andrew Delamater" w:date="2025-06-19T18:56:00Z" w16du:dateUtc="2025-06-19T22:56:00Z">
        <w:r w:rsidR="00E66EFA" w:rsidDel="0048787F">
          <w:rPr>
            <w:rFonts w:ascii="Times New Roman" w:hAnsi="Times New Roman" w:cs="Times New Roman"/>
          </w:rPr>
          <w:delText>as</w:delText>
        </w:r>
      </w:del>
      <w:r w:rsidR="00E66EFA">
        <w:rPr>
          <w:rFonts w:ascii="Times New Roman" w:hAnsi="Times New Roman" w:cs="Times New Roman"/>
        </w:rPr>
        <w:t xml:space="preserve"> </w:t>
      </w:r>
      <w:r w:rsidRPr="00AB100B">
        <w:rPr>
          <w:rFonts w:ascii="Times New Roman" w:hAnsi="Times New Roman" w:cs="Times New Roman"/>
        </w:rPr>
        <w:t xml:space="preserve">no significant differences in </w:t>
      </w:r>
      <w:ins w:id="70" w:author="Andrew Delamater" w:date="2025-06-19T18:56:00Z" w16du:dateUtc="2025-06-19T22:56:00Z">
        <w:r w:rsidR="0048787F">
          <w:rPr>
            <w:rFonts w:ascii="Times New Roman" w:hAnsi="Times New Roman" w:cs="Times New Roman"/>
          </w:rPr>
          <w:t xml:space="preserve">the </w:t>
        </w:r>
      </w:ins>
      <w:r w:rsidRPr="00AB100B">
        <w:rPr>
          <w:rFonts w:ascii="Times New Roman" w:hAnsi="Times New Roman" w:cs="Times New Roman"/>
        </w:rPr>
        <w:t>perceived similarit</w:t>
      </w:r>
      <w:ins w:id="71" w:author="Andrew Delamater" w:date="2025-06-19T18:56:00Z" w16du:dateUtc="2025-06-19T22:56:00Z">
        <w:r w:rsidR="0048787F">
          <w:rPr>
            <w:rFonts w:ascii="Times New Roman" w:hAnsi="Times New Roman" w:cs="Times New Roman"/>
          </w:rPr>
          <w:t>ies among exemplars used</w:t>
        </w:r>
      </w:ins>
      <w:del w:id="72" w:author="Andrew Delamater" w:date="2025-06-19T18:56:00Z" w16du:dateUtc="2025-06-19T22:56:00Z">
        <w:r w:rsidRPr="00AB100B" w:rsidDel="0048787F">
          <w:rPr>
            <w:rFonts w:ascii="Times New Roman" w:hAnsi="Times New Roman" w:cs="Times New Roman"/>
          </w:rPr>
          <w:delText>y</w:delText>
        </w:r>
      </w:del>
      <w:r w:rsidRPr="00AB100B">
        <w:rPr>
          <w:rFonts w:ascii="Times New Roman" w:hAnsi="Times New Roman" w:cs="Times New Roman"/>
        </w:rPr>
        <w:t xml:space="preserve"> within or between categories, suggesting that the </w:t>
      </w:r>
      <w:r w:rsidR="00704E22">
        <w:rPr>
          <w:rFonts w:ascii="Times New Roman" w:hAnsi="Times New Roman" w:cs="Times New Roman"/>
        </w:rPr>
        <w:t xml:space="preserve">learning effects </w:t>
      </w:r>
      <w:ins w:id="73" w:author="Andrew Delamater" w:date="2025-06-19T18:57:00Z" w16du:dateUtc="2025-06-19T22:57:00Z">
        <w:r w:rsidR="0048787F">
          <w:rPr>
            <w:rFonts w:ascii="Times New Roman" w:hAnsi="Times New Roman" w:cs="Times New Roman"/>
          </w:rPr>
          <w:t xml:space="preserve">we observed </w:t>
        </w:r>
      </w:ins>
      <w:r w:rsidR="00704E22">
        <w:rPr>
          <w:rFonts w:ascii="Times New Roman" w:hAnsi="Times New Roman" w:cs="Times New Roman"/>
        </w:rPr>
        <w:t>w</w:t>
      </w:r>
      <w:ins w:id="74" w:author="Andrew Delamater" w:date="2025-06-19T18:57:00Z" w16du:dateUtc="2025-06-19T22:57:00Z">
        <w:r w:rsidR="0048787F">
          <w:rPr>
            <w:rFonts w:ascii="Times New Roman" w:hAnsi="Times New Roman" w:cs="Times New Roman"/>
          </w:rPr>
          <w:t>ere</w:t>
        </w:r>
      </w:ins>
      <w:del w:id="75" w:author="Andrew Delamater" w:date="2025-06-19T18:57:00Z" w16du:dateUtc="2025-06-19T22:57:00Z">
        <w:r w:rsidR="00704E22" w:rsidDel="0048787F">
          <w:rPr>
            <w:rFonts w:ascii="Times New Roman" w:hAnsi="Times New Roman" w:cs="Times New Roman"/>
          </w:rPr>
          <w:delText>as</w:delText>
        </w:r>
      </w:del>
      <w:r w:rsidR="00704E22">
        <w:rPr>
          <w:rFonts w:ascii="Times New Roman" w:hAnsi="Times New Roman" w:cs="Times New Roman"/>
        </w:rPr>
        <w:t xml:space="preserve"> </w:t>
      </w:r>
      <w:r w:rsidR="00ED5DAA">
        <w:rPr>
          <w:rFonts w:ascii="Times New Roman" w:hAnsi="Times New Roman" w:cs="Times New Roman"/>
        </w:rPr>
        <w:t>not due</w:t>
      </w:r>
      <w:ins w:id="76" w:author="Andrew Delamater" w:date="2025-06-19T19:18:00Z" w16du:dateUtc="2025-06-19T23:18:00Z">
        <w:r w:rsidR="006F3B25">
          <w:rPr>
            <w:rFonts w:ascii="Times New Roman" w:hAnsi="Times New Roman" w:cs="Times New Roman"/>
          </w:rPr>
          <w:t xml:space="preserve"> to</w:t>
        </w:r>
      </w:ins>
      <w:r w:rsidR="00ED5DAA">
        <w:rPr>
          <w:rFonts w:ascii="Times New Roman" w:hAnsi="Times New Roman" w:cs="Times New Roman"/>
        </w:rPr>
        <w:t xml:space="preserve"> </w:t>
      </w:r>
      <w:ins w:id="77" w:author="Andrew Delamater" w:date="2025-06-19T18:57:00Z" w16du:dateUtc="2025-06-19T22:57:00Z">
        <w:r w:rsidR="0048787F">
          <w:rPr>
            <w:rFonts w:ascii="Times New Roman" w:hAnsi="Times New Roman" w:cs="Times New Roman"/>
          </w:rPr>
          <w:t xml:space="preserve">different </w:t>
        </w:r>
      </w:ins>
      <w:ins w:id="78" w:author="Andrew Delamater" w:date="2025-06-19T19:19:00Z" w16du:dateUtc="2025-06-19T23:19:00Z">
        <w:r w:rsidR="006F3B25">
          <w:rPr>
            <w:rFonts w:ascii="Times New Roman" w:hAnsi="Times New Roman" w:cs="Times New Roman"/>
          </w:rPr>
          <w:t xml:space="preserve">baseline </w:t>
        </w:r>
      </w:ins>
      <w:r w:rsidRPr="00AB100B">
        <w:rPr>
          <w:rFonts w:ascii="Times New Roman" w:hAnsi="Times New Roman" w:cs="Times New Roman"/>
        </w:rPr>
        <w:t>perceptual similarities</w:t>
      </w:r>
      <w:ins w:id="79" w:author="Andrew Delamater" w:date="2025-06-19T18:57:00Z" w16du:dateUtc="2025-06-19T22:57:00Z">
        <w:r w:rsidR="0048787F">
          <w:rPr>
            <w:rFonts w:ascii="Times New Roman" w:hAnsi="Times New Roman" w:cs="Times New Roman"/>
          </w:rPr>
          <w:t xml:space="preserve"> among </w:t>
        </w:r>
      </w:ins>
      <w:ins w:id="80" w:author="Andrew Delamater" w:date="2025-06-19T19:19:00Z" w16du:dateUtc="2025-06-19T23:19:00Z">
        <w:r w:rsidR="006F3B25">
          <w:rPr>
            <w:rFonts w:ascii="Times New Roman" w:hAnsi="Times New Roman" w:cs="Times New Roman"/>
          </w:rPr>
          <w:t>our</w:t>
        </w:r>
      </w:ins>
      <w:ins w:id="81" w:author="Andrew Delamater" w:date="2025-06-19T18:59:00Z" w16du:dateUtc="2025-06-19T22:59:00Z">
        <w:r w:rsidR="0048787F">
          <w:rPr>
            <w:rFonts w:ascii="Times New Roman" w:hAnsi="Times New Roman" w:cs="Times New Roman"/>
          </w:rPr>
          <w:t xml:space="preserve"> exemplars</w:t>
        </w:r>
      </w:ins>
      <w:r w:rsidRPr="00AB100B">
        <w:rPr>
          <w:rFonts w:ascii="Times New Roman" w:hAnsi="Times New Roman" w:cs="Times New Roman"/>
        </w:rPr>
        <w:t>.</w:t>
      </w:r>
      <w:r w:rsidR="00EF2E3C">
        <w:rPr>
          <w:rFonts w:ascii="Times New Roman" w:hAnsi="Times New Roman" w:cs="Times New Roman"/>
        </w:rPr>
        <w:t xml:space="preserve"> </w:t>
      </w:r>
      <w:r w:rsidR="00ED5DAA">
        <w:rPr>
          <w:rFonts w:ascii="Times New Roman" w:hAnsi="Times New Roman" w:cs="Times New Roman"/>
        </w:rPr>
        <w:t xml:space="preserve">To explain the results, we used a standard </w:t>
      </w:r>
      <w:ins w:id="82" w:author="Andrew Delamater" w:date="2025-06-19T18:57:00Z" w16du:dateUtc="2025-06-19T22:57:00Z">
        <w:r w:rsidR="0048787F">
          <w:rPr>
            <w:rFonts w:ascii="Times New Roman" w:hAnsi="Times New Roman" w:cs="Times New Roman"/>
          </w:rPr>
          <w:t xml:space="preserve">3-layered </w:t>
        </w:r>
      </w:ins>
      <w:r w:rsidR="00ED5DAA">
        <w:rPr>
          <w:rFonts w:ascii="Times New Roman" w:hAnsi="Times New Roman" w:cs="Times New Roman"/>
        </w:rPr>
        <w:t>neural network</w:t>
      </w:r>
      <w:r w:rsidR="00D80C5F">
        <w:rPr>
          <w:rFonts w:ascii="Times New Roman" w:hAnsi="Times New Roman" w:cs="Times New Roman"/>
        </w:rPr>
        <w:t xml:space="preserve"> </w:t>
      </w:r>
      <w:ins w:id="83" w:author="Andrew Delamater" w:date="2025-06-19T18:59:00Z" w16du:dateUtc="2025-06-19T22:59:00Z">
        <w:r w:rsidR="0048787F">
          <w:rPr>
            <w:rFonts w:ascii="Times New Roman" w:hAnsi="Times New Roman" w:cs="Times New Roman"/>
          </w:rPr>
          <w:t xml:space="preserve">to model category learning </w:t>
        </w:r>
      </w:ins>
      <w:ins w:id="84" w:author="Andrew Delamater" w:date="2025-06-19T19:20:00Z" w16du:dateUtc="2025-06-19T23:20:00Z">
        <w:r w:rsidR="006F3B25">
          <w:rPr>
            <w:rFonts w:ascii="Times New Roman" w:hAnsi="Times New Roman" w:cs="Times New Roman"/>
          </w:rPr>
          <w:t>with</w:t>
        </w:r>
      </w:ins>
      <w:ins w:id="85" w:author="Andrew Delamater" w:date="2025-06-19T18:59:00Z" w16du:dateUtc="2025-06-19T22:59:00Z">
        <w:r w:rsidR="0048787F">
          <w:rPr>
            <w:rFonts w:ascii="Times New Roman" w:hAnsi="Times New Roman" w:cs="Times New Roman"/>
          </w:rPr>
          <w:t xml:space="preserve"> an </w:t>
        </w:r>
      </w:ins>
      <w:ins w:id="86" w:author="Andrew Delamater" w:date="2025-06-19T19:00:00Z" w16du:dateUtc="2025-06-19T23:00:00Z">
        <w:r w:rsidR="0048787F">
          <w:rPr>
            <w:rFonts w:ascii="Times New Roman" w:hAnsi="Times New Roman" w:cs="Times New Roman"/>
          </w:rPr>
          <w:t>error</w:t>
        </w:r>
      </w:ins>
      <w:del w:id="87" w:author="Andrew Delamater" w:date="2025-06-19T18:59:00Z" w16du:dateUtc="2025-06-19T22:59:00Z">
        <w:r w:rsidR="00D80C5F" w:rsidDel="0048787F">
          <w:rPr>
            <w:rFonts w:ascii="Times New Roman" w:hAnsi="Times New Roman" w:cs="Times New Roman"/>
          </w:rPr>
          <w:delText>with</w:delText>
        </w:r>
      </w:del>
      <w:r w:rsidR="00D80C5F">
        <w:rPr>
          <w:rFonts w:ascii="Times New Roman" w:hAnsi="Times New Roman" w:cs="Times New Roman"/>
        </w:rPr>
        <w:t xml:space="preserve"> backpropagation</w:t>
      </w:r>
      <w:ins w:id="88" w:author="Andrew Delamater" w:date="2025-06-19T19:00:00Z" w16du:dateUtc="2025-06-19T23:00:00Z">
        <w:r w:rsidR="0048787F">
          <w:rPr>
            <w:rFonts w:ascii="Times New Roman" w:hAnsi="Times New Roman" w:cs="Times New Roman"/>
          </w:rPr>
          <w:t xml:space="preserve"> learning algorithm</w:t>
        </w:r>
      </w:ins>
      <w:r w:rsidR="00D80C5F">
        <w:rPr>
          <w:rFonts w:ascii="Times New Roman" w:hAnsi="Times New Roman" w:cs="Times New Roman"/>
        </w:rPr>
        <w:t xml:space="preserve"> </w:t>
      </w:r>
      <w:r w:rsidR="00ED5DAA">
        <w:rPr>
          <w:rFonts w:ascii="Times New Roman" w:hAnsi="Times New Roman" w:cs="Times New Roman"/>
        </w:rPr>
        <w:t>to</w:t>
      </w:r>
      <w:ins w:id="89" w:author="Andrew Delamater" w:date="2025-06-19T19:00:00Z" w16du:dateUtc="2025-06-19T23:00:00Z">
        <w:r w:rsidR="0048787F">
          <w:rPr>
            <w:rFonts w:ascii="Times New Roman" w:hAnsi="Times New Roman" w:cs="Times New Roman"/>
          </w:rPr>
          <w:t xml:space="preserve"> adjust the weights between units</w:t>
        </w:r>
      </w:ins>
      <w:del w:id="90" w:author="Andrew Delamater" w:date="2025-06-19T19:00:00Z" w16du:dateUtc="2025-06-19T23:00:00Z">
        <w:r w:rsidR="00ED5DAA" w:rsidDel="0048787F">
          <w:rPr>
            <w:rFonts w:ascii="Times New Roman" w:hAnsi="Times New Roman" w:cs="Times New Roman"/>
          </w:rPr>
          <w:delText xml:space="preserve"> model</w:delText>
        </w:r>
        <w:r w:rsidR="00D80C5F" w:rsidDel="0048787F">
          <w:rPr>
            <w:rFonts w:ascii="Times New Roman" w:hAnsi="Times New Roman" w:cs="Times New Roman"/>
          </w:rPr>
          <w:delText xml:space="preserve"> the </w:delText>
        </w:r>
        <w:r w:rsidR="00ED5DAA" w:rsidDel="0048787F">
          <w:rPr>
            <w:rFonts w:ascii="Times New Roman" w:hAnsi="Times New Roman" w:cs="Times New Roman"/>
          </w:rPr>
          <w:delText>process</w:delText>
        </w:r>
      </w:del>
      <w:r w:rsidR="00ED5DAA">
        <w:rPr>
          <w:rFonts w:ascii="Times New Roman" w:hAnsi="Times New Roman" w:cs="Times New Roman"/>
        </w:rPr>
        <w:t xml:space="preserve">. In these models </w:t>
      </w:r>
      <w:del w:id="91" w:author="Andrew Delamater" w:date="2025-06-19T19:01:00Z" w16du:dateUtc="2025-06-19T23:01:00Z">
        <w:r w:rsidR="00ED5DAA" w:rsidDel="0048787F">
          <w:rPr>
            <w:rFonts w:ascii="Times New Roman" w:hAnsi="Times New Roman" w:cs="Times New Roman"/>
          </w:rPr>
          <w:delText xml:space="preserve">the </w:delText>
        </w:r>
      </w:del>
      <w:r w:rsidR="00ED5DAA">
        <w:rPr>
          <w:rFonts w:ascii="Times New Roman" w:hAnsi="Times New Roman" w:cs="Times New Roman"/>
        </w:rPr>
        <w:t xml:space="preserve">categories are represented </w:t>
      </w:r>
      <w:ins w:id="92" w:author="Andrew Delamater" w:date="2025-06-19T19:01:00Z" w16du:dateUtc="2025-06-19T23:01:00Z">
        <w:r w:rsidR="00F0366A">
          <w:rPr>
            <w:rFonts w:ascii="Times New Roman" w:hAnsi="Times New Roman" w:cs="Times New Roman"/>
          </w:rPr>
          <w:t xml:space="preserve">by distinct unit activation vectors </w:t>
        </w:r>
      </w:ins>
      <w:del w:id="93" w:author="Andrew Delamater" w:date="2025-06-19T19:03:00Z" w16du:dateUtc="2025-06-19T23:03:00Z">
        <w:r w:rsidR="00ED5DAA" w:rsidDel="00F0366A">
          <w:rPr>
            <w:rFonts w:ascii="Times New Roman" w:hAnsi="Times New Roman" w:cs="Times New Roman"/>
          </w:rPr>
          <w:delText xml:space="preserve">in </w:delText>
        </w:r>
      </w:del>
      <w:ins w:id="94" w:author="Andrew Delamater" w:date="2025-06-19T19:03:00Z" w16du:dateUtc="2025-06-19T23:03:00Z">
        <w:r w:rsidR="00F0366A">
          <w:rPr>
            <w:rFonts w:ascii="Times New Roman" w:hAnsi="Times New Roman" w:cs="Times New Roman"/>
          </w:rPr>
          <w:t xml:space="preserve">at </w:t>
        </w:r>
      </w:ins>
      <w:r w:rsidR="00ED5DAA">
        <w:rPr>
          <w:rFonts w:ascii="Times New Roman" w:hAnsi="Times New Roman" w:cs="Times New Roman"/>
        </w:rPr>
        <w:t xml:space="preserve">the hidden layer, </w:t>
      </w:r>
      <w:ins w:id="95" w:author="Andrew Delamater" w:date="2025-06-19T19:04:00Z" w16du:dateUtc="2025-06-19T23:04:00Z">
        <w:r w:rsidR="00F0366A">
          <w:rPr>
            <w:rFonts w:ascii="Times New Roman" w:hAnsi="Times New Roman" w:cs="Times New Roman"/>
          </w:rPr>
          <w:t xml:space="preserve">and different within-category exemplars are “grouped together” </w:t>
        </w:r>
      </w:ins>
      <w:ins w:id="96" w:author="Andrew Delamater" w:date="2025-06-19T19:02:00Z" w16du:dateUtc="2025-06-19T23:02:00Z">
        <w:r w:rsidR="00F0366A">
          <w:rPr>
            <w:rFonts w:ascii="Times New Roman" w:hAnsi="Times New Roman" w:cs="Times New Roman"/>
          </w:rPr>
          <w:t>b</w:t>
        </w:r>
      </w:ins>
      <w:ins w:id="97" w:author="Andrew Delamater" w:date="2025-06-19T19:04:00Z" w16du:dateUtc="2025-06-19T23:04:00Z">
        <w:r w:rsidR="00F0366A">
          <w:rPr>
            <w:rFonts w:ascii="Times New Roman" w:hAnsi="Times New Roman" w:cs="Times New Roman"/>
          </w:rPr>
          <w:t>y activating the same hidden layer category representations.</w:t>
        </w:r>
      </w:ins>
      <w:ins w:id="98" w:author="Andrew Delamater" w:date="2025-06-19T19:03:00Z" w16du:dateUtc="2025-06-19T23:03:00Z">
        <w:r w:rsidR="00F0366A">
          <w:rPr>
            <w:rFonts w:ascii="Times New Roman" w:hAnsi="Times New Roman" w:cs="Times New Roman"/>
          </w:rPr>
          <w:t xml:space="preserve"> </w:t>
        </w:r>
      </w:ins>
      <w:ins w:id="99" w:author="Andrew Delamater" w:date="2025-06-19T19:05:00Z" w16du:dateUtc="2025-06-19T23:05:00Z">
        <w:r w:rsidR="00F0366A">
          <w:rPr>
            <w:rFonts w:ascii="Times New Roman" w:hAnsi="Times New Roman" w:cs="Times New Roman"/>
          </w:rPr>
          <w:t>However, these models also suffer from “catastrophic interference” under reversal conditions. In order</w:t>
        </w:r>
      </w:ins>
      <w:del w:id="100" w:author="Andrew Delamater" w:date="2025-06-19T19:05:00Z" w16du:dateUtc="2025-06-19T23:05:00Z">
        <w:r w:rsidR="00ED5DAA" w:rsidDel="00F0366A">
          <w:rPr>
            <w:rFonts w:ascii="Times New Roman" w:hAnsi="Times New Roman" w:cs="Times New Roman"/>
          </w:rPr>
          <w:delText>and</w:delText>
        </w:r>
      </w:del>
      <w:r w:rsidR="00ED5DAA">
        <w:rPr>
          <w:rFonts w:ascii="Times New Roman" w:hAnsi="Times New Roman" w:cs="Times New Roman"/>
        </w:rPr>
        <w:t xml:space="preserve"> </w:t>
      </w:r>
      <w:r w:rsidR="00504D86">
        <w:rPr>
          <w:rFonts w:ascii="Times New Roman" w:hAnsi="Times New Roman" w:cs="Times New Roman"/>
        </w:rPr>
        <w:t>to</w:t>
      </w:r>
      <w:r w:rsidR="00ED5DAA">
        <w:rPr>
          <w:rFonts w:ascii="Times New Roman" w:hAnsi="Times New Roman" w:cs="Times New Roman"/>
        </w:rPr>
        <w:t xml:space="preserve"> preserve </w:t>
      </w:r>
      <w:ins w:id="101" w:author="Andrew Delamater" w:date="2025-06-19T19:05:00Z" w16du:dateUtc="2025-06-19T23:05:00Z">
        <w:r w:rsidR="00F0366A">
          <w:rPr>
            <w:rFonts w:ascii="Times New Roman" w:hAnsi="Times New Roman" w:cs="Times New Roman"/>
          </w:rPr>
          <w:t>hidden layer</w:t>
        </w:r>
      </w:ins>
      <w:del w:id="102" w:author="Andrew Delamater" w:date="2025-06-19T19:05:00Z" w16du:dateUtc="2025-06-19T23:05:00Z">
        <w:r w:rsidR="00ED5DAA" w:rsidDel="00F0366A">
          <w:rPr>
            <w:rFonts w:ascii="Times New Roman" w:hAnsi="Times New Roman" w:cs="Times New Roman"/>
          </w:rPr>
          <w:delText>the</w:delText>
        </w:r>
      </w:del>
      <w:r w:rsidR="00ED5DAA">
        <w:rPr>
          <w:rFonts w:ascii="Times New Roman" w:hAnsi="Times New Roman" w:cs="Times New Roman"/>
        </w:rPr>
        <w:t xml:space="preserve"> category</w:t>
      </w:r>
      <w:ins w:id="103" w:author="Andrew Delamater" w:date="2025-06-19T19:05:00Z" w16du:dateUtc="2025-06-19T23:05:00Z">
        <w:r w:rsidR="00F0366A">
          <w:rPr>
            <w:rFonts w:ascii="Times New Roman" w:hAnsi="Times New Roman" w:cs="Times New Roman"/>
          </w:rPr>
          <w:t xml:space="preserve"> representations to enable more rapid</w:t>
        </w:r>
      </w:ins>
      <w:del w:id="104" w:author="Andrew Delamater" w:date="2025-06-19T19:06:00Z" w16du:dateUtc="2025-06-19T23:06:00Z">
        <w:r w:rsidR="00ED5DAA" w:rsidDel="00F0366A">
          <w:rPr>
            <w:rFonts w:ascii="Times New Roman" w:hAnsi="Times New Roman" w:cs="Times New Roman"/>
          </w:rPr>
          <w:delText xml:space="preserve"> as</w:delText>
        </w:r>
        <w:r w:rsidR="00C52298" w:rsidDel="00F0366A">
          <w:rPr>
            <w:rFonts w:ascii="Times New Roman" w:hAnsi="Times New Roman" w:cs="Times New Roman"/>
          </w:rPr>
          <w:delText xml:space="preserve"> in the</w:delText>
        </w:r>
      </w:del>
      <w:r w:rsidR="00C52298">
        <w:rPr>
          <w:rFonts w:ascii="Times New Roman" w:hAnsi="Times New Roman" w:cs="Times New Roman"/>
        </w:rPr>
        <w:t xml:space="preserve"> </w:t>
      </w:r>
      <w:r w:rsidR="00ED5DAA">
        <w:rPr>
          <w:rFonts w:ascii="Times New Roman" w:hAnsi="Times New Roman" w:cs="Times New Roman"/>
        </w:rPr>
        <w:t>total</w:t>
      </w:r>
      <w:ins w:id="105" w:author="Andrew Delamater" w:date="2025-06-19T19:06:00Z" w16du:dateUtc="2025-06-19T23:06:00Z">
        <w:r w:rsidR="00F0366A">
          <w:rPr>
            <w:rFonts w:ascii="Times New Roman" w:hAnsi="Times New Roman" w:cs="Times New Roman"/>
          </w:rPr>
          <w:t xml:space="preserve"> than partial</w:t>
        </w:r>
      </w:ins>
      <w:r w:rsidR="00ED5DAA">
        <w:rPr>
          <w:rFonts w:ascii="Times New Roman" w:hAnsi="Times New Roman" w:cs="Times New Roman"/>
        </w:rPr>
        <w:t xml:space="preserve"> reversal </w:t>
      </w:r>
      <w:ins w:id="106" w:author="Andrew Delamater" w:date="2025-06-19T19:06:00Z" w16du:dateUtc="2025-06-19T23:06:00Z">
        <w:r w:rsidR="00F0366A">
          <w:rPr>
            <w:rFonts w:ascii="Times New Roman" w:hAnsi="Times New Roman" w:cs="Times New Roman"/>
          </w:rPr>
          <w:t xml:space="preserve">learning </w:t>
        </w:r>
      </w:ins>
      <w:del w:id="107" w:author="Andrew Delamater" w:date="2025-06-19T19:06:00Z" w16du:dateUtc="2025-06-19T23:06:00Z">
        <w:r w:rsidR="00C52298" w:rsidDel="00F0366A">
          <w:rPr>
            <w:rFonts w:ascii="Times New Roman" w:hAnsi="Times New Roman" w:cs="Times New Roman"/>
          </w:rPr>
          <w:delText xml:space="preserve">case the networks must have </w:delText>
        </w:r>
      </w:del>
      <w:r w:rsidR="00C52298">
        <w:rPr>
          <w:rFonts w:ascii="Times New Roman" w:hAnsi="Times New Roman" w:cs="Times New Roman"/>
        </w:rPr>
        <w:t xml:space="preserve">an additional mechanism </w:t>
      </w:r>
      <w:ins w:id="108" w:author="Andrew Delamater" w:date="2025-06-19T19:06:00Z" w16du:dateUtc="2025-06-19T23:06:00Z">
        <w:r w:rsidR="00F0366A">
          <w:rPr>
            <w:rFonts w:ascii="Times New Roman" w:hAnsi="Times New Roman" w:cs="Times New Roman"/>
          </w:rPr>
          <w:t xml:space="preserve">would be required to </w:t>
        </w:r>
      </w:ins>
      <w:del w:id="109" w:author="Andrew Delamater" w:date="2025-06-19T19:07:00Z" w16du:dateUtc="2025-06-19T23:07:00Z">
        <w:r w:rsidR="00C52298" w:rsidDel="00F0366A">
          <w:rPr>
            <w:rFonts w:ascii="Times New Roman" w:hAnsi="Times New Roman" w:cs="Times New Roman"/>
          </w:rPr>
          <w:delText>that allows for</w:delText>
        </w:r>
      </w:del>
      <w:ins w:id="110" w:author="Andrew Delamater" w:date="2025-06-19T19:07:00Z" w16du:dateUtc="2025-06-19T23:07:00Z">
        <w:r w:rsidR="00F0366A">
          <w:rPr>
            <w:rFonts w:ascii="Times New Roman" w:hAnsi="Times New Roman" w:cs="Times New Roman"/>
          </w:rPr>
          <w:t>produce</w:t>
        </w:r>
      </w:ins>
      <w:r w:rsidR="00C52298">
        <w:rPr>
          <w:rFonts w:ascii="Times New Roman" w:hAnsi="Times New Roman" w:cs="Times New Roman"/>
        </w:rPr>
        <w:t xml:space="preserve"> slower weight changes in the </w:t>
      </w:r>
      <w:ins w:id="111" w:author="Andrew Delamater" w:date="2025-06-19T19:07:00Z" w16du:dateUtc="2025-06-19T23:07:00Z">
        <w:r w:rsidR="00F0366A">
          <w:rPr>
            <w:rFonts w:ascii="Times New Roman" w:hAnsi="Times New Roman" w:cs="Times New Roman"/>
          </w:rPr>
          <w:t>input-</w:t>
        </w:r>
      </w:ins>
      <w:r w:rsidR="00C52298">
        <w:rPr>
          <w:rFonts w:ascii="Times New Roman" w:hAnsi="Times New Roman" w:cs="Times New Roman"/>
        </w:rPr>
        <w:t xml:space="preserve">hidden layer </w:t>
      </w:r>
      <w:ins w:id="112" w:author="Andrew Delamater" w:date="2025-06-19T19:13:00Z" w16du:dateUtc="2025-06-19T23:13:00Z">
        <w:r w:rsidR="00C61427">
          <w:rPr>
            <w:rFonts w:ascii="Times New Roman" w:hAnsi="Times New Roman" w:cs="Times New Roman"/>
          </w:rPr>
          <w:t>and, correspondingly,</w:t>
        </w:r>
      </w:ins>
      <w:del w:id="113" w:author="Andrew Delamater" w:date="2025-06-19T19:07:00Z" w16du:dateUtc="2025-06-19T23:07:00Z">
        <w:r w:rsidR="00C52298" w:rsidDel="00F0366A">
          <w:rPr>
            <w:rFonts w:ascii="Times New Roman" w:hAnsi="Times New Roman" w:cs="Times New Roman"/>
          </w:rPr>
          <w:delText>and</w:delText>
        </w:r>
      </w:del>
      <w:r w:rsidR="00C52298">
        <w:rPr>
          <w:rFonts w:ascii="Times New Roman" w:hAnsi="Times New Roman" w:cs="Times New Roman"/>
        </w:rPr>
        <w:t xml:space="preserve"> faster weight change</w:t>
      </w:r>
      <w:ins w:id="114" w:author="Andrew Delamater" w:date="2025-06-19T19:07:00Z" w16du:dateUtc="2025-06-19T23:07:00Z">
        <w:r w:rsidR="00F0366A">
          <w:rPr>
            <w:rFonts w:ascii="Times New Roman" w:hAnsi="Times New Roman" w:cs="Times New Roman"/>
          </w:rPr>
          <w:t>s</w:t>
        </w:r>
      </w:ins>
      <w:r w:rsidR="00C52298">
        <w:rPr>
          <w:rFonts w:ascii="Times New Roman" w:hAnsi="Times New Roman" w:cs="Times New Roman"/>
        </w:rPr>
        <w:t xml:space="preserve"> in the </w:t>
      </w:r>
      <w:ins w:id="115" w:author="Andrew Delamater" w:date="2025-06-19T19:07:00Z" w16du:dateUtc="2025-06-19T23:07:00Z">
        <w:r w:rsidR="00F0366A">
          <w:rPr>
            <w:rFonts w:ascii="Times New Roman" w:hAnsi="Times New Roman" w:cs="Times New Roman"/>
          </w:rPr>
          <w:t>hidden-</w:t>
        </w:r>
      </w:ins>
      <w:r w:rsidR="00C52298">
        <w:rPr>
          <w:rFonts w:ascii="Times New Roman" w:hAnsi="Times New Roman" w:cs="Times New Roman"/>
        </w:rPr>
        <w:t>output layer</w:t>
      </w:r>
      <w:r w:rsidR="00504D86">
        <w:rPr>
          <w:rFonts w:ascii="Times New Roman" w:hAnsi="Times New Roman" w:cs="Times New Roman"/>
        </w:rPr>
        <w:t xml:space="preserve">. We </w:t>
      </w:r>
      <w:r w:rsidR="00504D86" w:rsidRPr="00AB100B">
        <w:rPr>
          <w:rFonts w:ascii="Times New Roman" w:hAnsi="Times New Roman" w:cs="Times New Roman"/>
        </w:rPr>
        <w:t>incorporate</w:t>
      </w:r>
      <w:ins w:id="116" w:author="Andrew Delamater" w:date="2025-06-19T19:07:00Z" w16du:dateUtc="2025-06-19T23:07:00Z">
        <w:r w:rsidR="00F0366A">
          <w:rPr>
            <w:rFonts w:ascii="Times New Roman" w:hAnsi="Times New Roman" w:cs="Times New Roman"/>
          </w:rPr>
          <w:t>d</w:t>
        </w:r>
      </w:ins>
      <w:r w:rsidRPr="00AB100B">
        <w:rPr>
          <w:rFonts w:ascii="Times New Roman" w:hAnsi="Times New Roman" w:cs="Times New Roman"/>
        </w:rPr>
        <w:t xml:space="preserve"> </w:t>
      </w:r>
      <w:ins w:id="117" w:author="Andrew Delamater" w:date="2025-06-19T19:07:00Z" w16du:dateUtc="2025-06-19T23:07:00Z">
        <w:r w:rsidR="00F0366A">
          <w:rPr>
            <w:rFonts w:ascii="Times New Roman" w:hAnsi="Times New Roman" w:cs="Times New Roman"/>
          </w:rPr>
          <w:t xml:space="preserve">the </w:t>
        </w:r>
      </w:ins>
      <w:ins w:id="118" w:author="Andrew Delamater" w:date="2025-06-19T19:08:00Z" w16du:dateUtc="2025-06-19T23:08:00Z">
        <w:r w:rsidR="00F0366A">
          <w:rPr>
            <w:rFonts w:ascii="Times New Roman" w:hAnsi="Times New Roman" w:cs="Times New Roman"/>
          </w:rPr>
          <w:t xml:space="preserve">different </w:t>
        </w:r>
      </w:ins>
      <w:r w:rsidRPr="00AB100B">
        <w:rPr>
          <w:rFonts w:ascii="Times New Roman" w:hAnsi="Times New Roman" w:cs="Times New Roman"/>
        </w:rPr>
        <w:t>dynamic learning rate</w:t>
      </w:r>
      <w:ins w:id="119" w:author="Andrew Delamater" w:date="2025-06-19T19:07:00Z" w16du:dateUtc="2025-06-19T23:07:00Z">
        <w:r w:rsidR="00F0366A">
          <w:rPr>
            <w:rFonts w:ascii="Times New Roman" w:hAnsi="Times New Roman" w:cs="Times New Roman"/>
          </w:rPr>
          <w:t xml:space="preserve"> rule</w:t>
        </w:r>
      </w:ins>
      <w:r w:rsidRPr="00AB100B">
        <w:rPr>
          <w:rFonts w:ascii="Times New Roman" w:hAnsi="Times New Roman" w:cs="Times New Roman"/>
        </w:rPr>
        <w:t>s inspired by Mackintosh</w:t>
      </w:r>
      <w:ins w:id="120" w:author="Andrew Delamater" w:date="2025-06-19T19:07:00Z" w16du:dateUtc="2025-06-19T23:07:00Z">
        <w:r w:rsidR="00F0366A">
          <w:rPr>
            <w:rFonts w:ascii="Times New Roman" w:hAnsi="Times New Roman" w:cs="Times New Roman"/>
          </w:rPr>
          <w:t xml:space="preserve"> (197</w:t>
        </w:r>
      </w:ins>
      <w:ins w:id="121" w:author="Andrew Delamater" w:date="2025-06-19T19:08:00Z" w16du:dateUtc="2025-06-19T23:08:00Z">
        <w:r w:rsidR="00F0366A">
          <w:rPr>
            <w:rFonts w:ascii="Times New Roman" w:hAnsi="Times New Roman" w:cs="Times New Roman"/>
          </w:rPr>
          <w:t>5)</w:t>
        </w:r>
      </w:ins>
      <w:r w:rsidRPr="00AB100B">
        <w:rPr>
          <w:rFonts w:ascii="Times New Roman" w:hAnsi="Times New Roman" w:cs="Times New Roman"/>
        </w:rPr>
        <w:t xml:space="preserve"> and Pearce</w:t>
      </w:r>
      <w:ins w:id="122" w:author="Andrew Delamater" w:date="2025-06-19T19:08:00Z" w16du:dateUtc="2025-06-19T23:08:00Z">
        <w:r w:rsidR="00F0366A">
          <w:rPr>
            <w:rFonts w:ascii="Times New Roman" w:hAnsi="Times New Roman" w:cs="Times New Roman"/>
          </w:rPr>
          <w:t xml:space="preserve"> and </w:t>
        </w:r>
      </w:ins>
      <w:del w:id="123" w:author="Andrew Delamater" w:date="2025-06-19T19:08:00Z" w16du:dateUtc="2025-06-19T23:08:00Z">
        <w:r w:rsidRPr="00AB100B" w:rsidDel="00F0366A">
          <w:rPr>
            <w:rFonts w:ascii="Times New Roman" w:hAnsi="Times New Roman" w:cs="Times New Roman"/>
          </w:rPr>
          <w:delText>-</w:delText>
        </w:r>
      </w:del>
      <w:r w:rsidRPr="00AB100B">
        <w:rPr>
          <w:rFonts w:ascii="Times New Roman" w:hAnsi="Times New Roman" w:cs="Times New Roman"/>
        </w:rPr>
        <w:t>Hall</w:t>
      </w:r>
      <w:ins w:id="124" w:author="Andrew Delamater" w:date="2025-06-19T19:08:00Z" w16du:dateUtc="2025-06-19T23:08:00Z">
        <w:r w:rsidR="00F0366A">
          <w:rPr>
            <w:rFonts w:ascii="Times New Roman" w:hAnsi="Times New Roman" w:cs="Times New Roman"/>
          </w:rPr>
          <w:t xml:space="preserve"> (1980)</w:t>
        </w:r>
      </w:ins>
      <w:r w:rsidR="00504D86">
        <w:rPr>
          <w:rFonts w:ascii="Times New Roman" w:hAnsi="Times New Roman" w:cs="Times New Roman"/>
        </w:rPr>
        <w:t xml:space="preserve"> </w:t>
      </w:r>
      <w:ins w:id="125" w:author="Andrew Delamater" w:date="2025-06-19T19:14:00Z" w16du:dateUtc="2025-06-19T23:14:00Z">
        <w:r w:rsidR="00C61427">
          <w:rPr>
            <w:rFonts w:ascii="Times New Roman" w:hAnsi="Times New Roman" w:cs="Times New Roman"/>
          </w:rPr>
          <w:t xml:space="preserve">from the animal learning literature </w:t>
        </w:r>
      </w:ins>
      <w:r w:rsidR="00504D86">
        <w:rPr>
          <w:rFonts w:ascii="Times New Roman" w:hAnsi="Times New Roman" w:cs="Times New Roman"/>
        </w:rPr>
        <w:t xml:space="preserve">to </w:t>
      </w:r>
      <w:del w:id="126" w:author="Andrew Delamater" w:date="2025-06-19T19:09:00Z" w16du:dateUtc="2025-06-19T23:09:00Z">
        <w:r w:rsidR="00504D86" w:rsidDel="00F0366A">
          <w:rPr>
            <w:rFonts w:ascii="Times New Roman" w:hAnsi="Times New Roman" w:cs="Times New Roman"/>
          </w:rPr>
          <w:delText>account for the different speed of learning in each layer</w:delText>
        </w:r>
      </w:del>
      <w:ins w:id="127" w:author="Andrew Delamater" w:date="2025-06-19T19:09:00Z" w16du:dateUtc="2025-06-19T23:09:00Z">
        <w:r w:rsidR="00F0366A">
          <w:rPr>
            <w:rFonts w:ascii="Times New Roman" w:hAnsi="Times New Roman" w:cs="Times New Roman"/>
          </w:rPr>
          <w:t xml:space="preserve">implement this additional mechanism, and the model faithfully reproduced </w:t>
        </w:r>
      </w:ins>
      <w:ins w:id="128" w:author="Andrew Delamater" w:date="2025-06-19T19:10:00Z" w16du:dateUtc="2025-06-19T23:10:00Z">
        <w:r w:rsidR="00F0366A">
          <w:rPr>
            <w:rFonts w:ascii="Times New Roman" w:hAnsi="Times New Roman" w:cs="Times New Roman"/>
          </w:rPr>
          <w:t>our empirical results</w:t>
        </w:r>
      </w:ins>
      <w:r w:rsidR="00504D86">
        <w:rPr>
          <w:rFonts w:ascii="Times New Roman" w:hAnsi="Times New Roman" w:cs="Times New Roman"/>
        </w:rPr>
        <w:t xml:space="preserve">. </w:t>
      </w:r>
      <w:r w:rsidRPr="00AB100B">
        <w:rPr>
          <w:rFonts w:ascii="Times New Roman" w:hAnsi="Times New Roman" w:cs="Times New Roman"/>
        </w:rPr>
        <w:t>Overall, these findings underscore the significance of associative mechanisms in category formation and reversal learning</w:t>
      </w:r>
      <w:ins w:id="129" w:author="Andrew Delamater" w:date="2025-06-19T19:10:00Z" w16du:dateUtc="2025-06-19T23:10:00Z">
        <w:r w:rsidR="00F0366A">
          <w:rPr>
            <w:rFonts w:ascii="Times New Roman" w:hAnsi="Times New Roman" w:cs="Times New Roman"/>
          </w:rPr>
          <w:t>, and they demo</w:t>
        </w:r>
      </w:ins>
      <w:ins w:id="130" w:author="Andrew Delamater" w:date="2025-06-19T19:11:00Z" w16du:dateUtc="2025-06-19T23:11:00Z">
        <w:r w:rsidR="00F0366A">
          <w:rPr>
            <w:rFonts w:ascii="Times New Roman" w:hAnsi="Times New Roman" w:cs="Times New Roman"/>
          </w:rPr>
          <w:t xml:space="preserve">nstrate how catastrophic interference </w:t>
        </w:r>
      </w:ins>
      <w:ins w:id="131" w:author="Andrew Delamater" w:date="2025-06-19T19:13:00Z" w16du:dateUtc="2025-06-19T23:13:00Z">
        <w:r w:rsidR="00C61427">
          <w:rPr>
            <w:rFonts w:ascii="Times New Roman" w:hAnsi="Times New Roman" w:cs="Times New Roman"/>
          </w:rPr>
          <w:t>in neural nets can be avoided</w:t>
        </w:r>
      </w:ins>
      <w:ins w:id="132" w:author="Andrew Delamater" w:date="2025-06-19T19:11:00Z" w16du:dateUtc="2025-06-19T23:11:00Z">
        <w:r w:rsidR="00F0366A">
          <w:rPr>
            <w:rFonts w:ascii="Times New Roman" w:hAnsi="Times New Roman" w:cs="Times New Roman"/>
          </w:rPr>
          <w:t xml:space="preserve"> </w:t>
        </w:r>
      </w:ins>
      <w:ins w:id="133" w:author="Andrew Delamater" w:date="2025-06-19T19:12:00Z" w16du:dateUtc="2025-06-19T23:12:00Z">
        <w:r w:rsidR="00C61427">
          <w:rPr>
            <w:rFonts w:ascii="Times New Roman" w:hAnsi="Times New Roman" w:cs="Times New Roman"/>
          </w:rPr>
          <w:t>with</w:t>
        </w:r>
      </w:ins>
      <w:ins w:id="134" w:author="Andrew Delamater" w:date="2025-06-19T19:11:00Z" w16du:dateUtc="2025-06-19T23:11:00Z">
        <w:r w:rsidR="00F0366A">
          <w:rPr>
            <w:rFonts w:ascii="Times New Roman" w:hAnsi="Times New Roman" w:cs="Times New Roman"/>
          </w:rPr>
          <w:t xml:space="preserve"> </w:t>
        </w:r>
      </w:ins>
      <w:ins w:id="135" w:author="Andrew Delamater" w:date="2025-06-19T19:12:00Z" w16du:dateUtc="2025-06-19T23:12:00Z">
        <w:r w:rsidR="00C61427">
          <w:rPr>
            <w:rFonts w:ascii="Times New Roman" w:hAnsi="Times New Roman" w:cs="Times New Roman"/>
          </w:rPr>
          <w:t xml:space="preserve">different </w:t>
        </w:r>
      </w:ins>
      <w:ins w:id="136" w:author="Andrew Delamater" w:date="2025-06-19T19:11:00Z" w16du:dateUtc="2025-06-19T23:11:00Z">
        <w:r w:rsidR="00F0366A">
          <w:rPr>
            <w:rFonts w:ascii="Times New Roman" w:hAnsi="Times New Roman" w:cs="Times New Roman"/>
          </w:rPr>
          <w:t>dynamic learning rate</w:t>
        </w:r>
      </w:ins>
      <w:ins w:id="137" w:author="Andrew Delamater" w:date="2025-06-19T19:12:00Z" w16du:dateUtc="2025-06-19T23:12:00Z">
        <w:r w:rsidR="00C61427">
          <w:rPr>
            <w:rFonts w:ascii="Times New Roman" w:hAnsi="Times New Roman" w:cs="Times New Roman"/>
          </w:rPr>
          <w:t xml:space="preserve"> adjustments made at different layers of the network</w:t>
        </w:r>
      </w:ins>
      <w:r w:rsidRPr="00AB100B">
        <w:rPr>
          <w:rFonts w:ascii="Times New Roman" w:hAnsi="Times New Roman" w:cs="Times New Roman"/>
        </w:rPr>
        <w:t>.</w:t>
      </w:r>
    </w:p>
    <w:p w14:paraId="653AF6FA" w14:textId="2221B6D4" w:rsidR="004775F2" w:rsidRPr="004775F2" w:rsidRDefault="004775F2">
      <w:pPr>
        <w:rPr>
          <w:rFonts w:ascii="Times New Roman" w:hAnsi="Times New Roman" w:cs="Times New Roman"/>
          <w:b/>
          <w:bCs/>
          <w:sz w:val="20"/>
          <w:szCs w:val="20"/>
          <w:u w:val="single"/>
        </w:rPr>
      </w:pPr>
      <w:r w:rsidRPr="004775F2">
        <w:rPr>
          <w:rFonts w:ascii="Times New Roman" w:hAnsi="Times New Roman" w:cs="Times New Roman"/>
          <w:b/>
          <w:bCs/>
          <w:sz w:val="20"/>
          <w:szCs w:val="20"/>
          <w:u w:val="single"/>
        </w:rPr>
        <w:br w:type="page"/>
      </w:r>
    </w:p>
    <w:p w14:paraId="6EC0135F" w14:textId="36CD8E08" w:rsidR="004C4C1D" w:rsidRPr="004775F2" w:rsidRDefault="0044095E" w:rsidP="004C4C1D">
      <w:pPr>
        <w:jc w:val="center"/>
        <w:rPr>
          <w:rFonts w:ascii="Times New Roman" w:hAnsi="Times New Roman" w:cs="Times New Roman"/>
          <w:b/>
          <w:bCs/>
          <w:sz w:val="20"/>
          <w:szCs w:val="20"/>
          <w:u w:val="single"/>
        </w:rPr>
      </w:pPr>
      <w:commentRangeStart w:id="138"/>
      <w:r w:rsidRPr="004775F2">
        <w:rPr>
          <w:rFonts w:ascii="Times New Roman" w:hAnsi="Times New Roman" w:cs="Times New Roman"/>
          <w:b/>
          <w:bCs/>
          <w:sz w:val="20"/>
          <w:szCs w:val="20"/>
          <w:u w:val="single"/>
        </w:rPr>
        <w:lastRenderedPageBreak/>
        <w:t xml:space="preserve">Andy’s Talk </w:t>
      </w:r>
      <w:r w:rsidR="008C5A82" w:rsidRPr="004775F2">
        <w:rPr>
          <w:rFonts w:ascii="Times New Roman" w:hAnsi="Times New Roman" w:cs="Times New Roman"/>
          <w:b/>
          <w:bCs/>
          <w:sz w:val="20"/>
          <w:szCs w:val="20"/>
          <w:u w:val="single"/>
        </w:rPr>
        <w:t xml:space="preserve">CO3 </w:t>
      </w:r>
      <w:r w:rsidRPr="004775F2">
        <w:rPr>
          <w:rFonts w:ascii="Times New Roman" w:hAnsi="Times New Roman" w:cs="Times New Roman"/>
          <w:b/>
          <w:bCs/>
          <w:sz w:val="20"/>
          <w:szCs w:val="20"/>
          <w:u w:val="single"/>
        </w:rPr>
        <w:t>2024</w:t>
      </w:r>
    </w:p>
    <w:bookmarkEnd w:id="0"/>
    <w:p w14:paraId="40DC14A2" w14:textId="14933760" w:rsidR="004C4C1D" w:rsidRPr="004775F2" w:rsidRDefault="004C4C1D" w:rsidP="004C4C1D">
      <w:pPr>
        <w:jc w:val="center"/>
        <w:rPr>
          <w:rFonts w:ascii="Times New Roman" w:hAnsi="Times New Roman" w:cs="Times New Roman"/>
          <w:b/>
          <w:bCs/>
          <w:sz w:val="20"/>
          <w:szCs w:val="20"/>
          <w:u w:val="single"/>
        </w:rPr>
      </w:pPr>
      <w:r w:rsidRPr="004775F2">
        <w:rPr>
          <w:rFonts w:ascii="Times New Roman" w:hAnsi="Times New Roman" w:cs="Times New Roman"/>
          <w:sz w:val="20"/>
          <w:szCs w:val="20"/>
        </w:rPr>
        <w:t>An Associative Analysis of Category Learning</w:t>
      </w:r>
    </w:p>
    <w:p w14:paraId="561056AE" w14:textId="77777777" w:rsidR="004C4C1D" w:rsidRPr="004775F2" w:rsidRDefault="004C4C1D" w:rsidP="004C4C1D">
      <w:pPr>
        <w:rPr>
          <w:rFonts w:ascii="Times New Roman" w:hAnsi="Times New Roman" w:cs="Times New Roman"/>
          <w:sz w:val="20"/>
          <w:szCs w:val="20"/>
          <w:lang w:val="de-DE"/>
        </w:rPr>
      </w:pPr>
      <w:r w:rsidRPr="004775F2">
        <w:rPr>
          <w:rFonts w:ascii="Times New Roman" w:hAnsi="Times New Roman" w:cs="Times New Roman"/>
          <w:sz w:val="20"/>
          <w:szCs w:val="20"/>
          <w:lang w:val="de-DE"/>
        </w:rPr>
        <w:t xml:space="preserve">Andrew Delamater, Santiago </w:t>
      </w:r>
      <w:proofErr w:type="spellStart"/>
      <w:r w:rsidRPr="004775F2">
        <w:rPr>
          <w:rFonts w:ascii="Times New Roman" w:hAnsi="Times New Roman" w:cs="Times New Roman"/>
          <w:sz w:val="20"/>
          <w:szCs w:val="20"/>
          <w:lang w:val="de-DE"/>
        </w:rPr>
        <w:t>Castiello</w:t>
      </w:r>
      <w:proofErr w:type="spellEnd"/>
    </w:p>
    <w:p w14:paraId="0AA9EF4C" w14:textId="51D1953A" w:rsidR="004C4C1D" w:rsidRPr="004775F2" w:rsidRDefault="004C4C1D" w:rsidP="004C4C1D">
      <w:pPr>
        <w:rPr>
          <w:rFonts w:ascii="Times New Roman" w:hAnsi="Times New Roman" w:cs="Times New Roman"/>
          <w:sz w:val="20"/>
          <w:szCs w:val="20"/>
        </w:rPr>
      </w:pPr>
      <w:r w:rsidRPr="004775F2">
        <w:rPr>
          <w:rFonts w:ascii="Times New Roman" w:hAnsi="Times New Roman" w:cs="Times New Roman"/>
          <w:sz w:val="20"/>
          <w:szCs w:val="20"/>
        </w:rPr>
        <w:t>Brooklyn College – CUNY, Yale University</w:t>
      </w:r>
    </w:p>
    <w:p w14:paraId="24476EF3" w14:textId="795188F8" w:rsidR="004C4C1D" w:rsidRPr="004775F2" w:rsidRDefault="004C4C1D" w:rsidP="004C4C1D">
      <w:pPr>
        <w:rPr>
          <w:rFonts w:ascii="Times New Roman" w:hAnsi="Times New Roman" w:cs="Times New Roman"/>
          <w:sz w:val="20"/>
          <w:szCs w:val="20"/>
        </w:rPr>
      </w:pPr>
      <w:r w:rsidRPr="004775F2">
        <w:rPr>
          <w:rFonts w:ascii="Times New Roman" w:hAnsi="Times New Roman" w:cs="Times New Roman"/>
          <w:sz w:val="20"/>
          <w:szCs w:val="20"/>
        </w:rPr>
        <w:t>Category learning poses interesting challenges to associative theories, in part, because they suggest that organisms encode exemplars in terms of their category membership rather than in terms of the individual binary exemplar-category associations established during training.  Evidence supporting the claim of increased generalization, for example, among within-category exemplars, relative to between-category exemplars, suggests that category learning goes beyond the learning of individual binary exemplar-category response associations.  One example of this enhanced within-category generalization comes from the “total-partial” reversal task, in which following an initial training phase where organisms learn that several exemplars of one type comprise category A and several exemplars of another type comprise category B, either all members of each category undergo a total reversal together or half of the exemplars of each are reversed with the others maintained.  In this sort of task, non-humans and humans, alike, acquire the total reversal task more rapidly than the partial reversal task.  Furthermore, performance is degraded during the partial reversal task on those exemplars that do not reverse.  I will illustrate how a multi-layered connectionist network model that allows for category representations to be learned at a hidden layer can learn the basic category learning task and readily account for greater within-category than between-category generalization.  However, I also point out how such a model will suffer from catastrophic interference during a total reversal phase, unless some mechanism is implemented to produce more stability of the category representations that develop at the hidden layer.  One solution follows Mackintosh (1975) and Pearce and Hall (1980) by allowing for learning rates governing associative changes between different layers of the network to change as a function of prediction error.  In this way, a purely associative theory can explain some of the important characteristics of category learning.</w:t>
      </w:r>
    </w:p>
    <w:p w14:paraId="586985D2" w14:textId="633FB7E2" w:rsidR="004C4C1D" w:rsidRPr="004775F2" w:rsidRDefault="004C4C1D">
      <w:pPr>
        <w:rPr>
          <w:rFonts w:ascii="Times New Roman" w:hAnsi="Times New Roman" w:cs="Times New Roman"/>
          <w:sz w:val="20"/>
          <w:szCs w:val="20"/>
        </w:rPr>
      </w:pPr>
      <w:r w:rsidRPr="004775F2">
        <w:rPr>
          <w:rFonts w:ascii="Times New Roman" w:hAnsi="Times New Roman" w:cs="Times New Roman"/>
          <w:sz w:val="20"/>
          <w:szCs w:val="20"/>
        </w:rPr>
        <w:br w:type="page"/>
      </w:r>
    </w:p>
    <w:p w14:paraId="39E8225F" w14:textId="39741B25" w:rsidR="004C4C1D" w:rsidRPr="004775F2" w:rsidRDefault="004C4C1D" w:rsidP="004C4C1D">
      <w:pPr>
        <w:jc w:val="center"/>
        <w:rPr>
          <w:rFonts w:ascii="Times New Roman" w:hAnsi="Times New Roman" w:cs="Times New Roman"/>
          <w:b/>
          <w:bCs/>
          <w:sz w:val="20"/>
          <w:szCs w:val="20"/>
          <w:u w:val="single"/>
        </w:rPr>
      </w:pPr>
      <w:r w:rsidRPr="004775F2">
        <w:rPr>
          <w:rFonts w:ascii="Times New Roman" w:hAnsi="Times New Roman" w:cs="Times New Roman"/>
          <w:b/>
          <w:bCs/>
          <w:sz w:val="20"/>
          <w:szCs w:val="20"/>
          <w:u w:val="single"/>
        </w:rPr>
        <w:lastRenderedPageBreak/>
        <w:t>Andy’s Talk Gregynog 2024</w:t>
      </w:r>
    </w:p>
    <w:p w14:paraId="075ADB33" w14:textId="0E750351" w:rsidR="0044095E" w:rsidRPr="004775F2" w:rsidRDefault="0044095E" w:rsidP="0044095E">
      <w:pPr>
        <w:rPr>
          <w:rFonts w:ascii="Times New Roman" w:hAnsi="Times New Roman" w:cs="Times New Roman"/>
          <w:b/>
          <w:bCs/>
          <w:sz w:val="20"/>
          <w:szCs w:val="20"/>
        </w:rPr>
      </w:pPr>
      <w:r w:rsidRPr="004775F2">
        <w:rPr>
          <w:rFonts w:ascii="Times New Roman" w:hAnsi="Times New Roman" w:cs="Times New Roman"/>
          <w:b/>
          <w:bCs/>
          <w:sz w:val="20"/>
          <w:szCs w:val="20"/>
        </w:rPr>
        <w:t>Title: Different Perspectives on the Idea of a “Reward Prediction Error”</w:t>
      </w:r>
    </w:p>
    <w:p w14:paraId="35DC1F28" w14:textId="2EDD7B37" w:rsidR="0044095E" w:rsidRPr="004775F2" w:rsidRDefault="0044095E" w:rsidP="0044095E">
      <w:pPr>
        <w:rPr>
          <w:rFonts w:ascii="Times New Roman" w:hAnsi="Times New Roman" w:cs="Times New Roman"/>
          <w:sz w:val="20"/>
          <w:szCs w:val="20"/>
        </w:rPr>
      </w:pPr>
      <w:r w:rsidRPr="004775F2">
        <w:rPr>
          <w:rFonts w:ascii="Times New Roman" w:hAnsi="Times New Roman" w:cs="Times New Roman"/>
          <w:b/>
          <w:bCs/>
          <w:sz w:val="20"/>
          <w:szCs w:val="20"/>
        </w:rPr>
        <w:t xml:space="preserve">Abstract: </w:t>
      </w:r>
      <w:r w:rsidRPr="004775F2">
        <w:rPr>
          <w:rFonts w:ascii="Times New Roman" w:hAnsi="Times New Roman" w:cs="Times New Roman"/>
          <w:sz w:val="20"/>
          <w:szCs w:val="20"/>
        </w:rPr>
        <w:t xml:space="preserve">The reward prediction error (RPE) concept has been influential in both associative learning and reinforcement learning theories, with new learning depending upon such errors. For years, we have assumed that the difference between obtained and expected rewards (e.g., l – SV) drive new learning (although our theories have sometimes expanded this idea to include events other than rewards, as well-imagined, e.g., in MKM).  Since the connectionist movement in the 1980s, it was made clear that some mechanism is needed to propagate RPE signals throughout a complex neural network that consists of more than two layers.  Since the brain consists of a complex neural network of interacting structures and is the primary organ through which learning takes place, it is time for associative learning theory to acknowledge and address this fundamental problem.  One solution, apparently used widely today in AI, was to back-propagate the RPE signal (computed at an output layer) throughout the entire network.  While that solution works at an engineering level, it is far from biologically plausible.  An alternative framework has been to consider that some neurobiological process, e.g., dopamine, computes the RPE and then broadcasts this signal widely throughout the brain enabling new plasticity at any given synapse that receives the signal.  Yet another approach, not widely recognized but is more in the spirit of </w:t>
      </w:r>
      <w:proofErr w:type="spellStart"/>
      <w:r w:rsidRPr="004775F2">
        <w:rPr>
          <w:rFonts w:ascii="Times New Roman" w:hAnsi="Times New Roman" w:cs="Times New Roman"/>
          <w:sz w:val="20"/>
          <w:szCs w:val="20"/>
        </w:rPr>
        <w:t>Konorski</w:t>
      </w:r>
      <w:proofErr w:type="spellEnd"/>
      <w:r w:rsidRPr="004775F2">
        <w:rPr>
          <w:rFonts w:ascii="Times New Roman" w:hAnsi="Times New Roman" w:cs="Times New Roman"/>
          <w:sz w:val="20"/>
          <w:szCs w:val="20"/>
        </w:rPr>
        <w:t xml:space="preserve"> (1948), is referred to as “Contrastive Hebbian Learning.”  This algorithm plausibly reconceptualizes how RPEs might arise in complex networks by contrasting the activity levels of any two conceptual units (e.g., neurons) before and after reward is presented.  This, effectively, means that connection strengths will increase (or decrease) when a sending unit is paired with a rise (or fall) in the activation level of a receiving unit.  Thus, each conceptual “synapse” within a complex network has its own locally computable RPE term, but whose individual elements (l and SV) may very well change throughout the course of learning.  While it is the goal of the system to decrease error discrepancies, the approach emphasizes the distributed nature of the reward representation and does not so much focus on whether a particular event representation (like reward) is anticipated to match reality.  Instead, this algorithm ensures that the entire activity pattern of a complex interacting network produced by reward is, itself, reproduced by presentation of the predicting stimuli.  In this sense, the RPE signal is not so much about predicting an “event” as it is the impact that such an event will have on an entire network.  This strikes us as an insightful way of conceptualizing the RPE concept.  I will review some of our efforts to examine this more biologically plausible learning algorithm applied to multi-layer networks and show that it produces results consistent with many of the associative learning phenomena our field takes to be important.</w:t>
      </w:r>
    </w:p>
    <w:p w14:paraId="081E4F3F" w14:textId="77777777" w:rsidR="0044095E" w:rsidRPr="004775F2" w:rsidRDefault="0044095E">
      <w:pPr>
        <w:rPr>
          <w:rFonts w:ascii="Times New Roman" w:hAnsi="Times New Roman" w:cs="Times New Roman"/>
          <w:sz w:val="20"/>
          <w:szCs w:val="20"/>
        </w:rPr>
      </w:pPr>
    </w:p>
    <w:p w14:paraId="7A92216D" w14:textId="53194CCE" w:rsidR="007F37EE" w:rsidRPr="004775F2" w:rsidRDefault="007F37EE">
      <w:pPr>
        <w:rPr>
          <w:rFonts w:ascii="Times New Roman" w:hAnsi="Times New Roman" w:cs="Times New Roman"/>
          <w:sz w:val="20"/>
          <w:szCs w:val="20"/>
        </w:rPr>
      </w:pPr>
      <w:r w:rsidRPr="004775F2">
        <w:rPr>
          <w:rFonts w:ascii="Times New Roman" w:hAnsi="Times New Roman" w:cs="Times New Roman"/>
          <w:sz w:val="20"/>
          <w:szCs w:val="20"/>
        </w:rPr>
        <w:br w:type="page"/>
      </w:r>
    </w:p>
    <w:p w14:paraId="18CCB174" w14:textId="77777777" w:rsidR="007F37EE" w:rsidRPr="004775F2" w:rsidRDefault="007F37EE" w:rsidP="007F37EE">
      <w:pPr>
        <w:jc w:val="center"/>
        <w:rPr>
          <w:rFonts w:ascii="Times New Roman" w:hAnsi="Times New Roman" w:cs="Times New Roman"/>
          <w:b/>
          <w:bCs/>
          <w:sz w:val="20"/>
          <w:szCs w:val="20"/>
          <w:u w:val="single"/>
        </w:rPr>
      </w:pPr>
      <w:r w:rsidRPr="004775F2">
        <w:rPr>
          <w:rFonts w:ascii="Times New Roman" w:hAnsi="Times New Roman" w:cs="Times New Roman"/>
          <w:b/>
          <w:bCs/>
          <w:sz w:val="20"/>
          <w:szCs w:val="20"/>
          <w:u w:val="single"/>
        </w:rPr>
        <w:lastRenderedPageBreak/>
        <w:t>Santiago’s Poster Gregynog 2024</w:t>
      </w:r>
    </w:p>
    <w:p w14:paraId="7FC05B45" w14:textId="77777777" w:rsidR="007F37EE" w:rsidRPr="004775F2" w:rsidRDefault="007F37EE" w:rsidP="007F37EE">
      <w:pPr>
        <w:rPr>
          <w:rFonts w:ascii="Times New Roman" w:hAnsi="Times New Roman" w:cs="Times New Roman"/>
          <w:b/>
          <w:bCs/>
          <w:sz w:val="20"/>
          <w:szCs w:val="20"/>
          <w:u w:val="single"/>
        </w:rPr>
      </w:pPr>
      <w:r w:rsidRPr="004775F2">
        <w:rPr>
          <w:rFonts w:ascii="Times New Roman" w:hAnsi="Times New Roman" w:cs="Times New Roman"/>
          <w:b/>
          <w:bCs/>
          <w:sz w:val="20"/>
          <w:szCs w:val="20"/>
        </w:rPr>
        <w:t xml:space="preserve">Title: Neurocomputational plausibility in Categorical Reversal Learning: Contrastive Hebbian Learning with Dynamic learning rates </w:t>
      </w:r>
    </w:p>
    <w:p w14:paraId="117A65BF" w14:textId="77777777" w:rsidR="007F37EE" w:rsidRPr="004775F2" w:rsidRDefault="007F37EE" w:rsidP="007F37EE">
      <w:pPr>
        <w:rPr>
          <w:rFonts w:ascii="Times New Roman" w:hAnsi="Times New Roman" w:cs="Times New Roman"/>
          <w:sz w:val="20"/>
          <w:szCs w:val="20"/>
        </w:rPr>
      </w:pPr>
      <w:r w:rsidRPr="004775F2">
        <w:rPr>
          <w:rFonts w:ascii="Times New Roman" w:hAnsi="Times New Roman" w:cs="Times New Roman"/>
          <w:b/>
          <w:bCs/>
          <w:sz w:val="20"/>
          <w:szCs w:val="20"/>
        </w:rPr>
        <w:t>Abstract:</w:t>
      </w:r>
      <w:r w:rsidRPr="004775F2">
        <w:rPr>
          <w:rFonts w:ascii="Times New Roman" w:hAnsi="Times New Roman" w:cs="Times New Roman"/>
          <w:sz w:val="20"/>
          <w:szCs w:val="20"/>
        </w:rPr>
        <w:t xml:space="preserve"> Backpropagation (BP) is one of the most famous and widely used artificial neural network (ANN) algorithms. However, BP has been criticized for its lack of neurobiological plausibility, where the brain cannot compute backward error signals (</w:t>
      </w:r>
      <w:r w:rsidRPr="004775F2">
        <w:rPr>
          <w:rFonts w:ascii="Times New Roman" w:hAnsi="Times New Roman" w:cs="Times New Roman"/>
          <w:i/>
          <w:iCs/>
          <w:sz w:val="20"/>
          <w:szCs w:val="20"/>
        </w:rPr>
        <w:t>e.g.</w:t>
      </w:r>
      <w:r w:rsidRPr="004775F2">
        <w:rPr>
          <w:rFonts w:ascii="Times New Roman" w:hAnsi="Times New Roman" w:cs="Times New Roman"/>
          <w:sz w:val="20"/>
          <w:szCs w:val="20"/>
        </w:rPr>
        <w:t xml:space="preserve">, Lillicrap, et al, 2020 – Nature Review Neuroscience). There is a distinct family of ANN algorithms based on the Hebbian learning rule (“fire together wire together”), these ANNs can also solve most of learning problems as BP. This family is known as Contrastive Hebbian Learning (CHL) and instead of sending a discrepancy (or prediction error) learning signal backwards, it computes learning signals locally at every neurocomputational unit. Thus, CHL is a more biologically plausible algorithm. Although, neither CHL nor BP have an adequate prediction for category formation, nor have an explanation for it. Category formation can be studied with a Categorical Reversal Learning (CRL) task. In total-reversal condition, living agents learn that half exemplars belong to category A and the other half belong to category B. Then in a second phase, the exemplars from category A change to category B, and vice versa. Agents learn total-reversal categories faster than a comparison partial-reversal condition, where not all the exemplars change from one category the other in phase two. Interestingly, ANN learn faster partial-reversals than total-reversals, opposite as living agents. Delamater (2023 – Gregynog) proposed an improvement to BP that incorporates two ‘opposed’ attentional mechanisms based on adaptive/dynamic learning rates – Pearce &amp; Hall (1980) and </w:t>
      </w:r>
      <w:r w:rsidRPr="004775F2">
        <w:rPr>
          <w:rFonts w:ascii="Times New Roman" w:hAnsi="Times New Roman" w:cs="Times New Roman"/>
          <w:color w:val="222222"/>
          <w:sz w:val="20"/>
          <w:szCs w:val="20"/>
          <w:shd w:val="clear" w:color="auto" w:fill="FFFFFF"/>
        </w:rPr>
        <w:t xml:space="preserve">Mackintosh </w:t>
      </w:r>
      <w:r w:rsidRPr="004775F2">
        <w:rPr>
          <w:rFonts w:ascii="Times New Roman" w:hAnsi="Times New Roman" w:cs="Times New Roman"/>
          <w:sz w:val="20"/>
          <w:szCs w:val="20"/>
        </w:rPr>
        <w:t xml:space="preserve">(1975). In this work we (1) present data corroborating that humans are better at learning total-reversals than partial-reversals, and (2) we incorporate the adaptive/dynamic learning rates to CHL to create a biologically plausible model that learns categories as humans may do it. Finally, we present our ongoing project ALANN (Associative Learning with Artificial Neural Networks), an open-source initiative to study learning theories with connectionist models: </w:t>
      </w:r>
      <w:hyperlink r:id="rId8" w:history="1">
        <w:r w:rsidRPr="004775F2">
          <w:rPr>
            <w:rStyle w:val="Hyperlink"/>
            <w:rFonts w:ascii="Times New Roman" w:hAnsi="Times New Roman" w:cs="Times New Roman"/>
            <w:color w:val="0563C1"/>
            <w:sz w:val="20"/>
            <w:szCs w:val="20"/>
          </w:rPr>
          <w:t>https://github.com/santiagocdo/ALANN</w:t>
        </w:r>
      </w:hyperlink>
      <w:r w:rsidRPr="004775F2">
        <w:rPr>
          <w:rFonts w:ascii="Times New Roman" w:hAnsi="Times New Roman" w:cs="Times New Roman"/>
          <w:sz w:val="20"/>
          <w:szCs w:val="20"/>
        </w:rPr>
        <w:t>.</w:t>
      </w:r>
    </w:p>
    <w:p w14:paraId="1F9E17A5" w14:textId="77777777" w:rsidR="007F37EE" w:rsidRPr="004775F2" w:rsidRDefault="007F37EE" w:rsidP="007F37EE">
      <w:pPr>
        <w:rPr>
          <w:rFonts w:ascii="Times New Roman" w:hAnsi="Times New Roman" w:cs="Times New Roman"/>
          <w:sz w:val="20"/>
          <w:szCs w:val="20"/>
        </w:rPr>
      </w:pPr>
    </w:p>
    <w:p w14:paraId="0EFDE4D1" w14:textId="77777777" w:rsidR="007F37EE" w:rsidRPr="004775F2" w:rsidRDefault="007F37EE" w:rsidP="007F37EE">
      <w:pPr>
        <w:pStyle w:val="NormalWeb"/>
        <w:spacing w:before="0" w:beforeAutospacing="0" w:after="0" w:afterAutospacing="0"/>
        <w:rPr>
          <w:color w:val="000000"/>
          <w:sz w:val="20"/>
          <w:szCs w:val="20"/>
        </w:rPr>
      </w:pPr>
      <w:r w:rsidRPr="004775F2">
        <w:rPr>
          <w:sz w:val="20"/>
          <w:szCs w:val="20"/>
        </w:rPr>
        <w:t xml:space="preserve">Lillicrap, T. P., Santoro, A., Marris, L., Akerman, C. J., &amp; Hinton, G. (2020). Backpropagation and the brain. Nature Reviews Neuroscience, 21(6), 335-346. </w:t>
      </w:r>
      <w:hyperlink r:id="rId9" w:history="1">
        <w:r w:rsidRPr="004775F2">
          <w:rPr>
            <w:rStyle w:val="Hyperlink"/>
            <w:rFonts w:eastAsiaTheme="majorEastAsia"/>
            <w:sz w:val="20"/>
            <w:szCs w:val="20"/>
            <w:bdr w:val="none" w:sz="0" w:space="0" w:color="auto" w:frame="1"/>
          </w:rPr>
          <w:t>https://www.nature.com/articles/s41583-020-0277-3</w:t>
        </w:r>
      </w:hyperlink>
    </w:p>
    <w:p w14:paraId="3D3FF187" w14:textId="77777777" w:rsidR="007F37EE" w:rsidRPr="004775F2" w:rsidRDefault="007F37EE" w:rsidP="007F37EE">
      <w:pPr>
        <w:pStyle w:val="NormalWeb"/>
        <w:spacing w:before="0" w:beforeAutospacing="0" w:after="0" w:afterAutospacing="0"/>
        <w:rPr>
          <w:sz w:val="20"/>
          <w:szCs w:val="20"/>
        </w:rPr>
      </w:pPr>
    </w:p>
    <w:p w14:paraId="5921AC72"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roofErr w:type="spellStart"/>
      <w:r w:rsidRPr="004775F2">
        <w:rPr>
          <w:sz w:val="20"/>
          <w:szCs w:val="20"/>
        </w:rPr>
        <w:t>Shervani</w:t>
      </w:r>
      <w:proofErr w:type="spellEnd"/>
      <w:r w:rsidRPr="004775F2">
        <w:rPr>
          <w:sz w:val="20"/>
          <w:szCs w:val="20"/>
        </w:rPr>
        <w:t xml:space="preserve">-Tabar, N., &amp; Rosenbaum, R. (2023). Meta-learning biologically plausible plasticity rules with random feedback pathways. Nature Communications, 14(1), 1805. </w:t>
      </w:r>
      <w:hyperlink r:id="rId10" w:history="1">
        <w:r w:rsidRPr="004775F2">
          <w:rPr>
            <w:rStyle w:val="Hyperlink"/>
            <w:rFonts w:eastAsiaTheme="majorEastAsia"/>
            <w:sz w:val="20"/>
            <w:szCs w:val="20"/>
            <w:bdr w:val="none" w:sz="0" w:space="0" w:color="auto" w:frame="1"/>
          </w:rPr>
          <w:t>https://www.nature.com/articles/s41467-023-37562-1</w:t>
        </w:r>
      </w:hyperlink>
    </w:p>
    <w:p w14:paraId="7BE17A89"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1426D3E8"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4775F2">
        <w:rPr>
          <w:color w:val="000000"/>
          <w:sz w:val="20"/>
          <w:szCs w:val="20"/>
        </w:rPr>
        <w:t xml:space="preserve">Liu, Y. H., Smith, S., </w:t>
      </w:r>
      <w:proofErr w:type="spellStart"/>
      <w:r w:rsidRPr="004775F2">
        <w:rPr>
          <w:color w:val="000000"/>
          <w:sz w:val="20"/>
          <w:szCs w:val="20"/>
        </w:rPr>
        <w:t>Mihalas</w:t>
      </w:r>
      <w:proofErr w:type="spellEnd"/>
      <w:r w:rsidRPr="004775F2">
        <w:rPr>
          <w:color w:val="000000"/>
          <w:sz w:val="20"/>
          <w:szCs w:val="20"/>
        </w:rPr>
        <w:t xml:space="preserve">, S., Shea-Brown, E., &amp; </w:t>
      </w:r>
      <w:proofErr w:type="spellStart"/>
      <w:r w:rsidRPr="004775F2">
        <w:rPr>
          <w:color w:val="000000"/>
          <w:sz w:val="20"/>
          <w:szCs w:val="20"/>
        </w:rPr>
        <w:t>Sümbül</w:t>
      </w:r>
      <w:proofErr w:type="spellEnd"/>
      <w:r w:rsidRPr="004775F2">
        <w:rPr>
          <w:color w:val="000000"/>
          <w:sz w:val="20"/>
          <w:szCs w:val="20"/>
        </w:rPr>
        <w:t xml:space="preserve">, U. (2022). </w:t>
      </w:r>
      <w:proofErr w:type="gramStart"/>
      <w:r w:rsidRPr="004775F2">
        <w:rPr>
          <w:color w:val="000000"/>
          <w:sz w:val="20"/>
          <w:szCs w:val="20"/>
        </w:rPr>
        <w:t>Biologically-plausible</w:t>
      </w:r>
      <w:proofErr w:type="gramEnd"/>
      <w:r w:rsidRPr="004775F2">
        <w:rPr>
          <w:color w:val="000000"/>
          <w:sz w:val="20"/>
          <w:szCs w:val="20"/>
        </w:rPr>
        <w:t xml:space="preserve"> backpropagation through arbitrary timespans via local neuromodulators. Advances in Neural Information Processing Systems, 35, 17528-17542. </w:t>
      </w:r>
      <w:hyperlink r:id="rId11" w:history="1">
        <w:r w:rsidRPr="004775F2">
          <w:rPr>
            <w:rStyle w:val="Hyperlink"/>
            <w:rFonts w:eastAsiaTheme="majorEastAsia"/>
            <w:sz w:val="20"/>
            <w:szCs w:val="20"/>
            <w:bdr w:val="none" w:sz="0" w:space="0" w:color="auto" w:frame="1"/>
          </w:rPr>
          <w:t>https://arxiv.org/abs/2206.01338</w:t>
        </w:r>
      </w:hyperlink>
    </w:p>
    <w:p w14:paraId="309C21C1"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70C7C4F9"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4775F2">
        <w:rPr>
          <w:color w:val="000000"/>
          <w:sz w:val="20"/>
          <w:szCs w:val="20"/>
        </w:rPr>
        <w:t xml:space="preserve">Song, Y., Lukasiewicz, T., Xu, Z., &amp; Bogacz, R. (2020). Can the brain do </w:t>
      </w:r>
      <w:proofErr w:type="gramStart"/>
      <w:r w:rsidRPr="004775F2">
        <w:rPr>
          <w:color w:val="000000"/>
          <w:sz w:val="20"/>
          <w:szCs w:val="20"/>
        </w:rPr>
        <w:t>backpropagation?---</w:t>
      </w:r>
      <w:proofErr w:type="gramEnd"/>
      <w:r w:rsidRPr="004775F2">
        <w:rPr>
          <w:color w:val="000000"/>
          <w:sz w:val="20"/>
          <w:szCs w:val="20"/>
        </w:rPr>
        <w:t xml:space="preserve">exact implementation of backpropagation in predictive coding networks. Advances in neural information processing systems, 33, 22566-22579. </w:t>
      </w:r>
      <w:hyperlink r:id="rId12" w:history="1">
        <w:r w:rsidRPr="004775F2">
          <w:rPr>
            <w:rStyle w:val="Hyperlink"/>
            <w:rFonts w:eastAsiaTheme="majorEastAsia"/>
            <w:sz w:val="20"/>
            <w:szCs w:val="20"/>
            <w:bdr w:val="none" w:sz="0" w:space="0" w:color="auto" w:frame="1"/>
          </w:rPr>
          <w:t>https://www.ncbi.nlm.nih.gov/pmc/articles/PMC7610561/</w:t>
        </w:r>
      </w:hyperlink>
    </w:p>
    <w:p w14:paraId="3ADC78D2"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3713ED93" w14:textId="77777777" w:rsidR="007F37EE" w:rsidRPr="004775F2" w:rsidRDefault="007F37EE" w:rsidP="007F37EE">
      <w:pPr>
        <w:pStyle w:val="NormalWeb"/>
        <w:spacing w:before="0" w:beforeAutospacing="0" w:after="0" w:afterAutospacing="0"/>
        <w:rPr>
          <w:sz w:val="20"/>
          <w:szCs w:val="20"/>
        </w:rPr>
      </w:pPr>
      <w:r w:rsidRPr="004775F2">
        <w:rPr>
          <w:sz w:val="20"/>
          <w:szCs w:val="20"/>
        </w:rPr>
        <w:t xml:space="preserve">Shen, G., Zhao, D., &amp; Zeng, Y. (2022). Backpropagation with biologically plausible spatiotemporal adjustment for training deep spiking neural networks. Patterns, 3(6). </w:t>
      </w:r>
      <w:hyperlink r:id="rId13" w:history="1">
        <w:r w:rsidRPr="004775F2">
          <w:rPr>
            <w:rStyle w:val="Hyperlink"/>
            <w:sz w:val="20"/>
            <w:szCs w:val="20"/>
            <w:bdr w:val="none" w:sz="0" w:space="0" w:color="auto" w:frame="1"/>
          </w:rPr>
          <w:t>https://www.sciencedirect.com/science/article/pii/S2666389922001192</w:t>
        </w:r>
      </w:hyperlink>
    </w:p>
    <w:p w14:paraId="66FEF85E" w14:textId="77777777" w:rsidR="008A535D" w:rsidRPr="004775F2" w:rsidRDefault="008A535D" w:rsidP="007F37EE">
      <w:pPr>
        <w:pStyle w:val="NormalWeb"/>
        <w:spacing w:before="0" w:beforeAutospacing="0" w:after="0" w:afterAutospacing="0"/>
        <w:rPr>
          <w:rStyle w:val="Hyperlink"/>
          <w:sz w:val="20"/>
          <w:szCs w:val="20"/>
          <w:bdr w:val="none" w:sz="0" w:space="0" w:color="auto" w:frame="1"/>
        </w:rPr>
      </w:pPr>
    </w:p>
    <w:p w14:paraId="128DFFB7" w14:textId="77777777" w:rsidR="007F37EE" w:rsidRPr="004775F2" w:rsidRDefault="007F37EE" w:rsidP="007F37EE">
      <w:pPr>
        <w:pStyle w:val="NormalWeb"/>
        <w:spacing w:before="0" w:beforeAutospacing="0" w:after="0" w:afterAutospacing="0"/>
        <w:rPr>
          <w:color w:val="000000"/>
          <w:sz w:val="20"/>
          <w:szCs w:val="20"/>
        </w:rPr>
      </w:pPr>
      <w:r w:rsidRPr="004775F2">
        <w:rPr>
          <w:sz w:val="20"/>
          <w:szCs w:val="20"/>
        </w:rPr>
        <w:t xml:space="preserve">Jeong, H., Taylor, A., </w:t>
      </w:r>
      <w:proofErr w:type="spellStart"/>
      <w:r w:rsidRPr="004775F2">
        <w:rPr>
          <w:sz w:val="20"/>
          <w:szCs w:val="20"/>
        </w:rPr>
        <w:t>Floeder</w:t>
      </w:r>
      <w:proofErr w:type="spellEnd"/>
      <w:r w:rsidRPr="004775F2">
        <w:rPr>
          <w:sz w:val="20"/>
          <w:szCs w:val="20"/>
        </w:rPr>
        <w:t xml:space="preserve">, J. R., Lohmann, M., </w:t>
      </w:r>
      <w:proofErr w:type="spellStart"/>
      <w:r w:rsidRPr="004775F2">
        <w:rPr>
          <w:sz w:val="20"/>
          <w:szCs w:val="20"/>
        </w:rPr>
        <w:t>Mihalas</w:t>
      </w:r>
      <w:proofErr w:type="spellEnd"/>
      <w:r w:rsidRPr="004775F2">
        <w:rPr>
          <w:sz w:val="20"/>
          <w:szCs w:val="20"/>
        </w:rPr>
        <w:t xml:space="preserve">, S., Wu, B., ... &amp; Namboodiri, V. M. K. (2022). Mesolimbic dopamine release conveys causal associations. Science, 378(6626), eabq6740. </w:t>
      </w:r>
      <w:hyperlink r:id="rId14" w:history="1">
        <w:r w:rsidRPr="004775F2">
          <w:rPr>
            <w:rStyle w:val="Hyperlink"/>
            <w:sz w:val="20"/>
            <w:szCs w:val="20"/>
          </w:rPr>
          <w:t>https://www.science.org/doi/10.1126/science.abq6740</w:t>
        </w:r>
      </w:hyperlink>
      <w:commentRangeEnd w:id="138"/>
      <w:r w:rsidR="00D9696F">
        <w:rPr>
          <w:rStyle w:val="CommentReference"/>
          <w:rFonts w:asciiTheme="minorHAnsi" w:eastAsiaTheme="minorHAnsi" w:hAnsiTheme="minorHAnsi" w:cstheme="minorBidi"/>
          <w:lang w:eastAsia="en-US"/>
          <w14:ligatures w14:val="standardContextual"/>
        </w:rPr>
        <w:commentReference w:id="138"/>
      </w:r>
    </w:p>
    <w:p w14:paraId="4F1198AE" w14:textId="02553B59" w:rsidR="0044095E" w:rsidRPr="004775F2" w:rsidRDefault="007F37EE">
      <w:pPr>
        <w:rPr>
          <w:rFonts w:ascii="Times New Roman" w:hAnsi="Times New Roman" w:cs="Times New Roman"/>
          <w:color w:val="000000"/>
          <w:sz w:val="20"/>
          <w:szCs w:val="20"/>
        </w:rPr>
      </w:pPr>
      <w:r w:rsidRPr="004775F2">
        <w:rPr>
          <w:rFonts w:ascii="Times New Roman" w:hAnsi="Times New Roman" w:cs="Times New Roman"/>
          <w:color w:val="000000"/>
          <w:sz w:val="20"/>
          <w:szCs w:val="20"/>
        </w:rPr>
        <w:br w:type="page"/>
      </w:r>
    </w:p>
    <w:p w14:paraId="3DF52AA7" w14:textId="3B7127D2" w:rsidR="00A030EA" w:rsidRPr="004775F2" w:rsidRDefault="00A030EA" w:rsidP="00A030EA">
      <w:pPr>
        <w:pStyle w:val="Title"/>
        <w:rPr>
          <w:rFonts w:ascii="Times New Roman" w:hAnsi="Times New Roman" w:cs="Times New Roman"/>
        </w:rPr>
      </w:pPr>
      <w:r w:rsidRPr="004775F2">
        <w:rPr>
          <w:rFonts w:ascii="Times New Roman" w:hAnsi="Times New Roman" w:cs="Times New Roman"/>
        </w:rPr>
        <w:lastRenderedPageBreak/>
        <w:t>This is The Manuscript</w:t>
      </w:r>
    </w:p>
    <w:p w14:paraId="5DD1C2F6" w14:textId="77777777" w:rsidR="00A030EA" w:rsidRPr="004775F2" w:rsidRDefault="00A030EA" w:rsidP="00A030EA">
      <w:pPr>
        <w:rPr>
          <w:rFonts w:ascii="Times New Roman" w:hAnsi="Times New Roman" w:cs="Times New Roman"/>
        </w:rPr>
      </w:pPr>
    </w:p>
    <w:p w14:paraId="3E5F85F9" w14:textId="6D179D29" w:rsidR="00187CE9" w:rsidRPr="004775F2" w:rsidRDefault="00187CE9" w:rsidP="00187CE9">
      <w:pPr>
        <w:pStyle w:val="Heading1"/>
        <w:rPr>
          <w:rFonts w:ascii="Times New Roman" w:hAnsi="Times New Roman" w:cs="Times New Roman"/>
        </w:rPr>
      </w:pPr>
      <w:r w:rsidRPr="004775F2">
        <w:rPr>
          <w:rFonts w:ascii="Times New Roman" w:hAnsi="Times New Roman" w:cs="Times New Roman"/>
        </w:rPr>
        <w:t>Introduction</w:t>
      </w:r>
    </w:p>
    <w:p w14:paraId="36D49B63" w14:textId="35B3FB35" w:rsidR="00317905" w:rsidRPr="001630EB" w:rsidRDefault="00317905" w:rsidP="00317905">
      <w:pPr>
        <w:pStyle w:val="Heading2"/>
        <w:rPr>
          <w:rFonts w:ascii="Times New Roman" w:hAnsi="Times New Roman" w:cs="Times New Roman"/>
        </w:rPr>
      </w:pPr>
      <w:r w:rsidRPr="001630EB">
        <w:rPr>
          <w:rFonts w:ascii="Times New Roman" w:hAnsi="Times New Roman" w:cs="Times New Roman"/>
        </w:rPr>
        <w:t>Common Coding</w:t>
      </w:r>
    </w:p>
    <w:p w14:paraId="377C4986" w14:textId="54705FC8" w:rsidR="000B0F68" w:rsidRPr="001630EB" w:rsidRDefault="000B0F68" w:rsidP="00EA2814">
      <w:pPr>
        <w:ind w:firstLine="720"/>
        <w:rPr>
          <w:rFonts w:ascii="Times New Roman" w:hAnsi="Times New Roman" w:cs="Times New Roman"/>
        </w:rPr>
      </w:pPr>
      <w:r w:rsidRPr="000B0F68">
        <w:rPr>
          <w:rFonts w:ascii="Times New Roman" w:hAnsi="Times New Roman" w:cs="Times New Roman"/>
        </w:rPr>
        <w:t xml:space="preserve">The </w:t>
      </w:r>
      <w:del w:id="139" w:author="Andrew Delamater" w:date="2025-06-20T13:08:00Z" w16du:dateUtc="2025-06-20T17:08:00Z">
        <w:r w:rsidRPr="000B0F68" w:rsidDel="00DE6B26">
          <w:rPr>
            <w:rFonts w:ascii="Times New Roman" w:hAnsi="Times New Roman" w:cs="Times New Roman"/>
          </w:rPr>
          <w:delText>Red Sox</w:delText>
        </w:r>
      </w:del>
      <w:ins w:id="140" w:author="Andrew Delamater" w:date="2025-06-20T13:08:00Z" w16du:dateUtc="2025-06-20T17:08:00Z">
        <w:r w:rsidR="00DE6B26">
          <w:rPr>
            <w:rFonts w:ascii="Times New Roman" w:hAnsi="Times New Roman" w:cs="Times New Roman"/>
          </w:rPr>
          <w:t>New York Yankees</w:t>
        </w:r>
      </w:ins>
      <w:r w:rsidRPr="000B0F68">
        <w:rPr>
          <w:rFonts w:ascii="Times New Roman" w:hAnsi="Times New Roman" w:cs="Times New Roman"/>
        </w:rPr>
        <w:t xml:space="preserve"> have several skilled hitters. When </w:t>
      </w:r>
      <w:ins w:id="141" w:author="Andrew Delamater" w:date="2025-06-20T13:09:00Z" w16du:dateUtc="2025-06-20T17:09:00Z">
        <w:r w:rsidR="00DE6B26">
          <w:rPr>
            <w:rFonts w:ascii="Times New Roman" w:hAnsi="Times New Roman" w:cs="Times New Roman"/>
          </w:rPr>
          <w:t>two different</w:t>
        </w:r>
      </w:ins>
      <w:del w:id="142" w:author="Andrew Delamater" w:date="2025-06-20T13:09:00Z" w16du:dateUtc="2025-06-20T17:09:00Z">
        <w:r w:rsidRPr="000B0F68" w:rsidDel="00DE6B26">
          <w:rPr>
            <w:rFonts w:ascii="Times New Roman" w:hAnsi="Times New Roman" w:cs="Times New Roman"/>
          </w:rPr>
          <w:delText>a</w:delText>
        </w:r>
      </w:del>
      <w:r w:rsidRPr="000B0F68">
        <w:rPr>
          <w:rFonts w:ascii="Times New Roman" w:hAnsi="Times New Roman" w:cs="Times New Roman"/>
        </w:rPr>
        <w:t xml:space="preserve"> player</w:t>
      </w:r>
      <w:ins w:id="143" w:author="Andrew Delamater" w:date="2025-06-20T13:09:00Z" w16du:dateUtc="2025-06-20T17:09:00Z">
        <w:r w:rsidR="00DE6B26">
          <w:rPr>
            <w:rFonts w:ascii="Times New Roman" w:hAnsi="Times New Roman" w:cs="Times New Roman"/>
          </w:rPr>
          <w:t>s</w:t>
        </w:r>
      </w:ins>
      <w:r w:rsidRPr="000B0F68">
        <w:rPr>
          <w:rFonts w:ascii="Times New Roman" w:hAnsi="Times New Roman" w:cs="Times New Roman"/>
        </w:rPr>
        <w:t xml:space="preserve"> hit</w:t>
      </w:r>
      <w:del w:id="144" w:author="Andrew Delamater" w:date="2025-06-20T13:09:00Z" w16du:dateUtc="2025-06-20T17:09:00Z">
        <w:r w:rsidRPr="000B0F68" w:rsidDel="00DE6B26">
          <w:rPr>
            <w:rFonts w:ascii="Times New Roman" w:hAnsi="Times New Roman" w:cs="Times New Roman"/>
          </w:rPr>
          <w:delText>s a</w:delText>
        </w:r>
      </w:del>
      <w:r w:rsidRPr="000B0F68">
        <w:rPr>
          <w:rFonts w:ascii="Times New Roman" w:hAnsi="Times New Roman" w:cs="Times New Roman"/>
        </w:rPr>
        <w:t xml:space="preserve"> </w:t>
      </w:r>
      <w:ins w:id="145" w:author="Andrew Delamater" w:date="2025-06-20T13:09:00Z" w16du:dateUtc="2025-06-20T17:09:00Z">
        <w:r w:rsidR="00DE6B26">
          <w:rPr>
            <w:rFonts w:ascii="Times New Roman" w:hAnsi="Times New Roman" w:cs="Times New Roman"/>
          </w:rPr>
          <w:t xml:space="preserve">many </w:t>
        </w:r>
      </w:ins>
      <w:r w:rsidRPr="000B0F68">
        <w:rPr>
          <w:rFonts w:ascii="Times New Roman" w:hAnsi="Times New Roman" w:cs="Times New Roman"/>
        </w:rPr>
        <w:t>home run</w:t>
      </w:r>
      <w:ins w:id="146" w:author="Andrew Delamater" w:date="2025-06-20T13:09:00Z" w16du:dateUtc="2025-06-20T17:09:00Z">
        <w:r w:rsidR="00DE6B26">
          <w:rPr>
            <w:rFonts w:ascii="Times New Roman" w:hAnsi="Times New Roman" w:cs="Times New Roman"/>
          </w:rPr>
          <w:t>s</w:t>
        </w:r>
      </w:ins>
      <w:r w:rsidRPr="000B0F68">
        <w:rPr>
          <w:rFonts w:ascii="Times New Roman" w:hAnsi="Times New Roman" w:cs="Times New Roman"/>
        </w:rPr>
        <w:t xml:space="preserve"> </w:t>
      </w:r>
      <w:del w:id="147" w:author="Andrew Delamater" w:date="2025-06-20T13:09:00Z" w16du:dateUtc="2025-06-20T17:09:00Z">
        <w:r w:rsidRPr="000B0F68" w:rsidDel="00DE6B26">
          <w:rPr>
            <w:rFonts w:ascii="Times New Roman" w:hAnsi="Times New Roman" w:cs="Times New Roman"/>
          </w:rPr>
          <w:delText>in a different game than another player</w:delText>
        </w:r>
      </w:del>
      <w:ins w:id="148" w:author="Andrew Delamater" w:date="2025-06-20T13:09:00Z" w16du:dateUtc="2025-06-20T17:09:00Z">
        <w:r w:rsidR="00DE6B26">
          <w:rPr>
            <w:rFonts w:ascii="Times New Roman" w:hAnsi="Times New Roman" w:cs="Times New Roman"/>
          </w:rPr>
          <w:t>over the year</w:t>
        </w:r>
      </w:ins>
      <w:r w:rsidRPr="000B0F68">
        <w:rPr>
          <w:rFonts w:ascii="Times New Roman" w:hAnsi="Times New Roman" w:cs="Times New Roman"/>
        </w:rPr>
        <w:t xml:space="preserve">, </w:t>
      </w:r>
      <w:ins w:id="149" w:author="Andrew Delamater" w:date="2025-06-20T13:09:00Z" w16du:dateUtc="2025-06-20T17:09:00Z">
        <w:r w:rsidR="00DE6B26">
          <w:rPr>
            <w:rFonts w:ascii="Times New Roman" w:hAnsi="Times New Roman" w:cs="Times New Roman"/>
          </w:rPr>
          <w:t>we often</w:t>
        </w:r>
      </w:ins>
      <w:del w:id="150" w:author="Andrew Delamater" w:date="2025-06-20T13:09:00Z" w16du:dateUtc="2025-06-20T17:09:00Z">
        <w:r w:rsidRPr="000B0F68" w:rsidDel="00DE6B26">
          <w:rPr>
            <w:rFonts w:ascii="Times New Roman" w:hAnsi="Times New Roman" w:cs="Times New Roman"/>
          </w:rPr>
          <w:delText>humans can easily</w:delText>
        </w:r>
      </w:del>
      <w:r w:rsidRPr="000B0F68">
        <w:rPr>
          <w:rFonts w:ascii="Times New Roman" w:hAnsi="Times New Roman" w:cs="Times New Roman"/>
        </w:rPr>
        <w:t xml:space="preserve"> label </w:t>
      </w:r>
      <w:ins w:id="151" w:author="Andrew Delamater" w:date="2025-06-20T13:10:00Z" w16du:dateUtc="2025-06-20T17:10:00Z">
        <w:r w:rsidR="00DE6B26">
          <w:rPr>
            <w:rFonts w:ascii="Times New Roman" w:hAnsi="Times New Roman" w:cs="Times New Roman"/>
          </w:rPr>
          <w:t>those</w:t>
        </w:r>
      </w:ins>
      <w:del w:id="152" w:author="Andrew Delamater" w:date="2025-06-20T13:10:00Z" w16du:dateUtc="2025-06-20T17:10:00Z">
        <w:r w:rsidRPr="000B0F68" w:rsidDel="00DE6B26">
          <w:rPr>
            <w:rFonts w:ascii="Times New Roman" w:hAnsi="Times New Roman" w:cs="Times New Roman"/>
          </w:rPr>
          <w:delText>both</w:delText>
        </w:r>
      </w:del>
      <w:r w:rsidRPr="000B0F68">
        <w:rPr>
          <w:rFonts w:ascii="Times New Roman" w:hAnsi="Times New Roman" w:cs="Times New Roman"/>
        </w:rPr>
        <w:t xml:space="preserve"> players as 'good hitters</w:t>
      </w:r>
      <w:del w:id="153" w:author="Andrew Delamater" w:date="2025-06-20T13:10:00Z" w16du:dateUtc="2025-06-20T17:10:00Z">
        <w:r w:rsidRPr="000B0F68" w:rsidDel="00DE6B26">
          <w:rPr>
            <w:rFonts w:ascii="Times New Roman" w:hAnsi="Times New Roman" w:cs="Times New Roman"/>
          </w:rPr>
          <w:delText>.</w:delText>
        </w:r>
      </w:del>
      <w:r w:rsidRPr="000B0F68">
        <w:rPr>
          <w:rFonts w:ascii="Times New Roman" w:hAnsi="Times New Roman" w:cs="Times New Roman"/>
        </w:rPr>
        <w:t>'</w:t>
      </w:r>
      <w:ins w:id="154" w:author="Andrew Delamater" w:date="2025-06-20T13:10:00Z" w16du:dateUtc="2025-06-20T17:10:00Z">
        <w:r w:rsidR="00DE6B26">
          <w:rPr>
            <w:rFonts w:ascii="Times New Roman" w:hAnsi="Times New Roman" w:cs="Times New Roman"/>
          </w:rPr>
          <w:t xml:space="preserve"> or ‘home run hitters.’</w:t>
        </w:r>
      </w:ins>
      <w:r w:rsidRPr="000B0F68">
        <w:rPr>
          <w:rFonts w:ascii="Times New Roman" w:hAnsi="Times New Roman" w:cs="Times New Roman"/>
        </w:rPr>
        <w:t xml:space="preserve"> This exemplifies </w:t>
      </w:r>
      <w:ins w:id="155" w:author="Andrew Delamater" w:date="2025-06-20T13:10:00Z" w16du:dateUtc="2025-06-20T17:10:00Z">
        <w:r w:rsidR="00DE6B26">
          <w:rPr>
            <w:rFonts w:ascii="Times New Roman" w:hAnsi="Times New Roman" w:cs="Times New Roman"/>
          </w:rPr>
          <w:t xml:space="preserve">the concept of </w:t>
        </w:r>
      </w:ins>
      <w:r w:rsidRPr="000B0F68">
        <w:rPr>
          <w:rFonts w:ascii="Times New Roman" w:hAnsi="Times New Roman" w:cs="Times New Roman"/>
        </w:rPr>
        <w:t>common coding, where two cues (players) share the same outcome (</w:t>
      </w:r>
      <w:ins w:id="156" w:author="Andrew Delamater" w:date="2025-06-20T13:10:00Z" w16du:dateUtc="2025-06-20T17:10:00Z">
        <w:r w:rsidR="00DE6B26">
          <w:rPr>
            <w:rFonts w:ascii="Times New Roman" w:hAnsi="Times New Roman" w:cs="Times New Roman"/>
          </w:rPr>
          <w:t xml:space="preserve">hitting </w:t>
        </w:r>
      </w:ins>
      <w:r w:rsidRPr="000B0F68">
        <w:rPr>
          <w:rFonts w:ascii="Times New Roman" w:hAnsi="Times New Roman" w:cs="Times New Roman"/>
        </w:rPr>
        <w:t>home run</w:t>
      </w:r>
      <w:ins w:id="157" w:author="Andrew Delamater" w:date="2025-06-20T13:10:00Z" w16du:dateUtc="2025-06-20T17:10:00Z">
        <w:r w:rsidR="00DE6B26">
          <w:rPr>
            <w:rFonts w:ascii="Times New Roman" w:hAnsi="Times New Roman" w:cs="Times New Roman"/>
          </w:rPr>
          <w:t>s</w:t>
        </w:r>
      </w:ins>
      <w:r w:rsidRPr="000B0F68">
        <w:rPr>
          <w:rFonts w:ascii="Times New Roman" w:hAnsi="Times New Roman" w:cs="Times New Roman"/>
        </w:rPr>
        <w:t xml:space="preserve">), </w:t>
      </w:r>
      <w:ins w:id="158" w:author="Andrew Delamater" w:date="2025-06-20T13:11:00Z" w16du:dateUtc="2025-06-20T17:11:00Z">
        <w:r w:rsidR="00DE6B26">
          <w:rPr>
            <w:rFonts w:ascii="Times New Roman" w:hAnsi="Times New Roman" w:cs="Times New Roman"/>
          </w:rPr>
          <w:t xml:space="preserve">and this results in </w:t>
        </w:r>
      </w:ins>
      <w:del w:id="159" w:author="Andrew Delamater" w:date="2025-06-20T13:11:00Z" w16du:dateUtc="2025-06-20T17:11:00Z">
        <w:r w:rsidRPr="000B0F68" w:rsidDel="00DE6B26">
          <w:rPr>
            <w:rFonts w:ascii="Times New Roman" w:hAnsi="Times New Roman" w:cs="Times New Roman"/>
          </w:rPr>
          <w:delText xml:space="preserve">thus </w:delText>
        </w:r>
      </w:del>
      <w:ins w:id="160" w:author="Andrew Delamater" w:date="2025-06-20T13:11:00Z" w16du:dateUtc="2025-06-20T17:11:00Z">
        <w:r w:rsidR="00DE6B26">
          <w:rPr>
            <w:rFonts w:ascii="Times New Roman" w:hAnsi="Times New Roman" w:cs="Times New Roman"/>
          </w:rPr>
          <w:t>the formation of a common code</w:t>
        </w:r>
      </w:ins>
      <w:ins w:id="161" w:author="Andrew Delamater" w:date="2025-06-20T13:15:00Z" w16du:dateUtc="2025-06-20T17:15:00Z">
        <w:r w:rsidR="00DE6B26">
          <w:rPr>
            <w:rFonts w:ascii="Times New Roman" w:hAnsi="Times New Roman" w:cs="Times New Roman"/>
          </w:rPr>
          <w:t xml:space="preserve"> (home run hitter)</w:t>
        </w:r>
      </w:ins>
      <w:ins w:id="162" w:author="Andrew Delamater" w:date="2025-06-20T13:11:00Z" w16du:dateUtc="2025-06-20T17:11:00Z">
        <w:r w:rsidR="00DE6B26" w:rsidRPr="000B0F68">
          <w:rPr>
            <w:rFonts w:ascii="Times New Roman" w:hAnsi="Times New Roman" w:cs="Times New Roman"/>
          </w:rPr>
          <w:t xml:space="preserve"> </w:t>
        </w:r>
        <w:r w:rsidR="00DE6B26">
          <w:rPr>
            <w:rFonts w:ascii="Times New Roman" w:hAnsi="Times New Roman" w:cs="Times New Roman"/>
          </w:rPr>
          <w:t xml:space="preserve">by which we </w:t>
        </w:r>
      </w:ins>
      <w:ins w:id="163" w:author="Andrew Delamater" w:date="2025-06-20T13:12:00Z" w16du:dateUtc="2025-06-20T17:12:00Z">
        <w:r w:rsidR="00DE6B26">
          <w:rPr>
            <w:rFonts w:ascii="Times New Roman" w:hAnsi="Times New Roman" w:cs="Times New Roman"/>
          </w:rPr>
          <w:t>relate</w:t>
        </w:r>
      </w:ins>
      <w:ins w:id="164" w:author="Andrew Delamater" w:date="2025-06-20T13:11:00Z" w16du:dateUtc="2025-06-20T17:11:00Z">
        <w:r w:rsidR="00DE6B26">
          <w:rPr>
            <w:rFonts w:ascii="Times New Roman" w:hAnsi="Times New Roman" w:cs="Times New Roman"/>
          </w:rPr>
          <w:t xml:space="preserve"> </w:t>
        </w:r>
      </w:ins>
      <w:del w:id="165" w:author="Andrew Delamater" w:date="2025-06-20T13:11:00Z" w16du:dateUtc="2025-06-20T17:11:00Z">
        <w:r w:rsidRPr="000B0F68" w:rsidDel="00DE6B26">
          <w:rPr>
            <w:rFonts w:ascii="Times New Roman" w:hAnsi="Times New Roman" w:cs="Times New Roman"/>
          </w:rPr>
          <w:delText xml:space="preserve">relating </w:delText>
        </w:r>
      </w:del>
      <w:r w:rsidRPr="000B0F68">
        <w:rPr>
          <w:rFonts w:ascii="Times New Roman" w:hAnsi="Times New Roman" w:cs="Times New Roman"/>
        </w:rPr>
        <w:t xml:space="preserve">the </w:t>
      </w:r>
      <w:ins w:id="166" w:author="Andrew Delamater" w:date="2025-06-20T13:11:00Z" w16du:dateUtc="2025-06-20T17:11:00Z">
        <w:r w:rsidR="00DE6B26">
          <w:rPr>
            <w:rFonts w:ascii="Times New Roman" w:hAnsi="Times New Roman" w:cs="Times New Roman"/>
          </w:rPr>
          <w:t xml:space="preserve">different </w:t>
        </w:r>
      </w:ins>
      <w:r w:rsidRPr="000B0F68">
        <w:rPr>
          <w:rFonts w:ascii="Times New Roman" w:hAnsi="Times New Roman" w:cs="Times New Roman"/>
        </w:rPr>
        <w:t>players</w:t>
      </w:r>
      <w:del w:id="167" w:author="Andrew Delamater" w:date="2025-06-20T13:12:00Z" w16du:dateUtc="2025-06-20T17:12:00Z">
        <w:r w:rsidRPr="000B0F68" w:rsidDel="00DE6B26">
          <w:rPr>
            <w:rFonts w:ascii="Times New Roman" w:hAnsi="Times New Roman" w:cs="Times New Roman"/>
          </w:rPr>
          <w:delText xml:space="preserve"> </w:delText>
        </w:r>
        <w:r w:rsidR="00DE363C" w:rsidDel="00DE6B26">
          <w:rPr>
            <w:rFonts w:ascii="Times New Roman" w:hAnsi="Times New Roman" w:cs="Times New Roman"/>
          </w:rPr>
          <w:delText xml:space="preserve">are related </w:delText>
        </w:r>
        <w:r w:rsidRPr="000B0F68" w:rsidDel="00DE6B26">
          <w:rPr>
            <w:rFonts w:ascii="Times New Roman" w:hAnsi="Times New Roman" w:cs="Times New Roman"/>
          </w:rPr>
          <w:delText>through a shared feature or code</w:delText>
        </w:r>
      </w:del>
      <w:r w:rsidRPr="000B0F68">
        <w:rPr>
          <w:rFonts w:ascii="Times New Roman" w:hAnsi="Times New Roman" w:cs="Times New Roman"/>
        </w:rPr>
        <w:t>.</w:t>
      </w:r>
      <w:ins w:id="168" w:author="Andrew Delamater" w:date="2025-06-20T13:12:00Z" w16du:dateUtc="2025-06-20T17:12:00Z">
        <w:r w:rsidR="00DE6B26">
          <w:rPr>
            <w:rFonts w:ascii="Times New Roman" w:hAnsi="Times New Roman" w:cs="Times New Roman"/>
          </w:rPr>
          <w:t xml:space="preserve"> During the off-season, </w:t>
        </w:r>
      </w:ins>
      <w:ins w:id="169" w:author="Andrew Delamater" w:date="2025-06-20T13:15:00Z" w16du:dateUtc="2025-06-20T17:15:00Z">
        <w:r w:rsidR="00DE6B26">
          <w:rPr>
            <w:rFonts w:ascii="Times New Roman" w:hAnsi="Times New Roman" w:cs="Times New Roman"/>
          </w:rPr>
          <w:t xml:space="preserve">for example, </w:t>
        </w:r>
      </w:ins>
      <w:ins w:id="170" w:author="Andrew Delamater" w:date="2025-06-20T13:12:00Z" w16du:dateUtc="2025-06-20T17:12:00Z">
        <w:r w:rsidR="00DE6B26">
          <w:rPr>
            <w:rFonts w:ascii="Times New Roman" w:hAnsi="Times New Roman" w:cs="Times New Roman"/>
          </w:rPr>
          <w:t xml:space="preserve">general managers looking to </w:t>
        </w:r>
      </w:ins>
      <w:ins w:id="171" w:author="Andrew Delamater" w:date="2025-06-20T13:13:00Z" w16du:dateUtc="2025-06-20T17:13:00Z">
        <w:r w:rsidR="00DE6B26">
          <w:rPr>
            <w:rFonts w:ascii="Times New Roman" w:hAnsi="Times New Roman" w:cs="Times New Roman"/>
          </w:rPr>
          <w:t>obtain a</w:t>
        </w:r>
      </w:ins>
      <w:ins w:id="172" w:author="Andrew Delamater" w:date="2025-06-20T13:12:00Z" w16du:dateUtc="2025-06-20T17:12:00Z">
        <w:r w:rsidR="00DE6B26">
          <w:rPr>
            <w:rFonts w:ascii="Times New Roman" w:hAnsi="Times New Roman" w:cs="Times New Roman"/>
          </w:rPr>
          <w:t xml:space="preserve"> ‘home run hitter’ may then categorize different</w:t>
        </w:r>
      </w:ins>
      <w:ins w:id="173" w:author="Andrew Delamater" w:date="2025-06-20T13:13:00Z" w16du:dateUtc="2025-06-20T17:13:00Z">
        <w:r w:rsidR="00DE6B26">
          <w:rPr>
            <w:rFonts w:ascii="Times New Roman" w:hAnsi="Times New Roman" w:cs="Times New Roman"/>
          </w:rPr>
          <w:t xml:space="preserve"> players interchangeably.</w:t>
        </w:r>
      </w:ins>
    </w:p>
    <w:p w14:paraId="70828120" w14:textId="5B7B3629" w:rsidR="00DD6053" w:rsidRDefault="000A76BB" w:rsidP="00EA2814">
      <w:pPr>
        <w:ind w:firstLine="720"/>
        <w:rPr>
          <w:rFonts w:ascii="Times New Roman" w:hAnsi="Times New Roman" w:cs="Times New Roman"/>
          <w:color w:val="000000"/>
        </w:rPr>
      </w:pPr>
      <w:r w:rsidRPr="000A76BB">
        <w:rPr>
          <w:rFonts w:ascii="Times New Roman" w:hAnsi="Times New Roman" w:cs="Times New Roman"/>
          <w:color w:val="000000"/>
        </w:rPr>
        <w:t xml:space="preserve">More broadly, common coding is a cognitive phenomenon in which an agent learns that one stimulus generalizes </w:t>
      </w:r>
      <w:ins w:id="174" w:author="Andrew Delamater" w:date="2025-06-20T13:58:00Z" w16du:dateUtc="2025-06-20T17:58:00Z">
        <w:r w:rsidR="003B0B1B">
          <w:rPr>
            <w:rFonts w:ascii="Times New Roman" w:hAnsi="Times New Roman" w:cs="Times New Roman"/>
            <w:color w:val="000000"/>
          </w:rPr>
          <w:t xml:space="preserve">more </w:t>
        </w:r>
      </w:ins>
      <w:r w:rsidRPr="000A76BB">
        <w:rPr>
          <w:rFonts w:ascii="Times New Roman" w:hAnsi="Times New Roman" w:cs="Times New Roman"/>
          <w:color w:val="000000"/>
        </w:rPr>
        <w:t xml:space="preserve">to another </w:t>
      </w:r>
      <w:del w:id="175" w:author="Andrew Delamater" w:date="2025-06-20T13:58:00Z" w16du:dateUtc="2025-06-20T17:58:00Z">
        <w:r w:rsidRPr="000A76BB" w:rsidDel="003B0B1B">
          <w:rPr>
            <w:rFonts w:ascii="Times New Roman" w:hAnsi="Times New Roman" w:cs="Times New Roman"/>
            <w:color w:val="000000"/>
          </w:rPr>
          <w:delText xml:space="preserve">because </w:delText>
        </w:r>
      </w:del>
      <w:ins w:id="176" w:author="Andrew Delamater" w:date="2025-06-20T13:58:00Z" w16du:dateUtc="2025-06-20T17:58:00Z">
        <w:r w:rsidR="003B0B1B">
          <w:rPr>
            <w:rFonts w:ascii="Times New Roman" w:hAnsi="Times New Roman" w:cs="Times New Roman"/>
            <w:color w:val="000000"/>
          </w:rPr>
          <w:t>when</w:t>
        </w:r>
        <w:r w:rsidR="003B0B1B" w:rsidRPr="000A76BB">
          <w:rPr>
            <w:rFonts w:ascii="Times New Roman" w:hAnsi="Times New Roman" w:cs="Times New Roman"/>
            <w:color w:val="000000"/>
          </w:rPr>
          <w:t xml:space="preserve"> </w:t>
        </w:r>
      </w:ins>
      <w:r w:rsidRPr="000A76BB">
        <w:rPr>
          <w:rFonts w:ascii="Times New Roman" w:hAnsi="Times New Roman" w:cs="Times New Roman"/>
          <w:color w:val="000000"/>
        </w:rPr>
        <w:t xml:space="preserve">they have previously 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1364584415"/>
          <w:placeholder>
            <w:docPart w:val="DB08AE958C114A55A97946A63E38747F"/>
          </w:placeholder>
        </w:sdtPr>
        <w:sdtContent>
          <w:r w:rsidR="00A015C8" w:rsidRPr="00A015C8">
            <w:rPr>
              <w:rFonts w:eastAsia="Times New Roman"/>
              <w:color w:val="000000"/>
            </w:rPr>
            <w:t>(</w:t>
          </w:r>
          <w:r w:rsidR="00A015C8" w:rsidRPr="00DE6B26">
            <w:rPr>
              <w:rFonts w:ascii="Times New Roman" w:eastAsia="Times New Roman" w:hAnsi="Times New Roman" w:cs="Times New Roman"/>
              <w:color w:val="000000"/>
              <w:rPrChange w:id="177" w:author="Andrew Delamater" w:date="2025-06-20T13:16:00Z" w16du:dateUtc="2025-06-20T17:16:00Z">
                <w:rPr>
                  <w:rFonts w:eastAsia="Times New Roman"/>
                  <w:color w:val="000000"/>
                </w:rPr>
              </w:rPrChange>
            </w:rPr>
            <w:t>Delamater &amp; Joseph, 2000</w:t>
          </w:r>
          <w:r w:rsidR="00A015C8" w:rsidRPr="00A015C8">
            <w:rPr>
              <w:rFonts w:eastAsia="Times New Roman"/>
              <w:color w:val="000000"/>
            </w:rPr>
            <w:t>)</w:t>
          </w:r>
        </w:sdtContent>
      </w:sdt>
      <w:r w:rsidR="00B938AE" w:rsidRPr="001630EB">
        <w:rPr>
          <w:rFonts w:ascii="Times New Roman" w:hAnsi="Times New Roman" w:cs="Times New Roman"/>
          <w:color w:val="000000"/>
        </w:rPr>
        <w:t>.</w:t>
      </w:r>
      <w:r w:rsidR="00A43D77" w:rsidRPr="001630EB">
        <w:rPr>
          <w:rFonts w:ascii="Times New Roman" w:hAnsi="Times New Roman" w:cs="Times New Roman"/>
        </w:rPr>
        <w:t xml:space="preserve"> </w:t>
      </w:r>
      <w:r w:rsidR="006B6332" w:rsidRPr="000A76BB">
        <w:rPr>
          <w:rFonts w:ascii="Times New Roman" w:hAnsi="Times New Roman" w:cs="Times New Roman"/>
          <w:color w:val="000000"/>
        </w:rPr>
        <w:t xml:space="preserve">Common coding, also known as acquired equivalence, is </w:t>
      </w:r>
      <w:del w:id="178" w:author="Andrew Delamater" w:date="2025-06-20T13:25:00Z" w16du:dateUtc="2025-06-20T17:25:00Z">
        <w:r w:rsidR="006B6332" w:rsidRPr="000A76BB" w:rsidDel="00DF081F">
          <w:rPr>
            <w:rFonts w:ascii="Times New Roman" w:hAnsi="Times New Roman" w:cs="Times New Roman"/>
            <w:color w:val="000000"/>
          </w:rPr>
          <w:delText xml:space="preserve">considered </w:delText>
        </w:r>
      </w:del>
      <w:ins w:id="179" w:author="Andrew Delamater" w:date="2025-06-20T13:25:00Z" w16du:dateUtc="2025-06-20T17:25:00Z">
        <w:r w:rsidR="00DF081F">
          <w:rPr>
            <w:rFonts w:ascii="Times New Roman" w:hAnsi="Times New Roman" w:cs="Times New Roman"/>
            <w:color w:val="000000"/>
          </w:rPr>
          <w:t>often recognized as</w:t>
        </w:r>
        <w:r w:rsidR="00DF081F" w:rsidRPr="000A76BB">
          <w:rPr>
            <w:rFonts w:ascii="Times New Roman" w:hAnsi="Times New Roman" w:cs="Times New Roman"/>
            <w:color w:val="000000"/>
          </w:rPr>
          <w:t xml:space="preserve"> </w:t>
        </w:r>
      </w:ins>
      <w:del w:id="180" w:author="Andrew Delamater" w:date="2025-06-20T13:25:00Z" w16du:dateUtc="2025-06-20T17:25:00Z">
        <w:r w:rsidR="006B6332" w:rsidRPr="000A76BB" w:rsidDel="00DF081F">
          <w:rPr>
            <w:rFonts w:ascii="Times New Roman" w:hAnsi="Times New Roman" w:cs="Times New Roman"/>
            <w:color w:val="000000"/>
          </w:rPr>
          <w:delText>the associative mechanism</w:delText>
        </w:r>
      </w:del>
      <w:ins w:id="181" w:author="Andrew Delamater" w:date="2025-06-20T13:25:00Z" w16du:dateUtc="2025-06-20T17:25:00Z">
        <w:r w:rsidR="00DF081F">
          <w:rPr>
            <w:rFonts w:ascii="Times New Roman" w:hAnsi="Times New Roman" w:cs="Times New Roman"/>
            <w:color w:val="000000"/>
          </w:rPr>
          <w:t>important</w:t>
        </w:r>
      </w:ins>
      <w:r w:rsidR="006B6332" w:rsidRPr="000A76BB">
        <w:rPr>
          <w:rFonts w:ascii="Times New Roman" w:hAnsi="Times New Roman" w:cs="Times New Roman"/>
          <w:color w:val="000000"/>
        </w:rPr>
        <w:t xml:space="preserve"> for category formation</w:t>
      </w:r>
      <w:ins w:id="182" w:author="Andrew Delamater" w:date="2025-06-20T13:25:00Z" w16du:dateUtc="2025-06-20T17:25:00Z">
        <w:r w:rsidR="00DF081F">
          <w:rPr>
            <w:rFonts w:ascii="Times New Roman" w:hAnsi="Times New Roman" w:cs="Times New Roman"/>
            <w:color w:val="000000"/>
          </w:rPr>
          <w:t xml:space="preserve">, although its underlying mechanism </w:t>
        </w:r>
      </w:ins>
      <w:ins w:id="183" w:author="Andrew Delamater" w:date="2025-06-20T13:26:00Z" w16du:dateUtc="2025-06-20T17:26:00Z">
        <w:r w:rsidR="00DF081F">
          <w:rPr>
            <w:rFonts w:ascii="Times New Roman" w:hAnsi="Times New Roman" w:cs="Times New Roman"/>
            <w:color w:val="000000"/>
          </w:rPr>
          <w:t>is not well understood</w:t>
        </w:r>
      </w:ins>
      <w:ins w:id="184" w:author="Andrew Delamater" w:date="2025-06-20T13:25:00Z" w16du:dateUtc="2025-06-20T17:25:00Z">
        <w:r w:rsidR="00DF081F">
          <w:rPr>
            <w:rFonts w:ascii="Times New Roman" w:hAnsi="Times New Roman" w:cs="Times New Roman"/>
            <w:color w:val="000000"/>
          </w:rPr>
          <w:t xml:space="preserve"> (e.g., Delamater, 1998; Goldstone, 1994; Honey &amp; Hall, 1989; Miller &amp; Dollard, 1941)</w:t>
        </w:r>
      </w:ins>
      <w:r w:rsidR="006B6332" w:rsidRPr="000A76BB">
        <w:rPr>
          <w:rFonts w:ascii="Times New Roman" w:hAnsi="Times New Roman" w:cs="Times New Roman"/>
          <w:color w:val="000000"/>
        </w:rPr>
        <w:t xml:space="preserve">. In this paper, we </w:t>
      </w:r>
      <w:del w:id="185" w:author="Andrew Delamater" w:date="2025-06-20T13:26:00Z" w16du:dateUtc="2025-06-20T17:26:00Z">
        <w:r w:rsidR="006B6332" w:rsidRPr="000A76BB" w:rsidDel="00DF081F">
          <w:rPr>
            <w:rFonts w:ascii="Times New Roman" w:hAnsi="Times New Roman" w:cs="Times New Roman"/>
            <w:color w:val="000000"/>
          </w:rPr>
          <w:delText xml:space="preserve">replicate </w:delText>
        </w:r>
        <w:r w:rsidR="006B6332" w:rsidDel="00DF081F">
          <w:rPr>
            <w:rFonts w:ascii="Times New Roman" w:hAnsi="Times New Roman" w:cs="Times New Roman"/>
            <w:color w:val="000000"/>
          </w:rPr>
          <w:delText>the</w:delText>
        </w:r>
      </w:del>
      <w:ins w:id="186" w:author="Andrew Delamater" w:date="2025-06-20T13:26:00Z" w16du:dateUtc="2025-06-20T17:26:00Z">
        <w:r w:rsidR="00DF081F">
          <w:rPr>
            <w:rFonts w:ascii="Times New Roman" w:hAnsi="Times New Roman" w:cs="Times New Roman"/>
            <w:color w:val="000000"/>
          </w:rPr>
          <w:t>establish a common coding effect using</w:t>
        </w:r>
      </w:ins>
      <w:del w:id="187" w:author="Andrew Delamater" w:date="2025-06-20T13:26:00Z" w16du:dateUtc="2025-06-20T17:26:00Z">
        <w:r w:rsidR="006B6332" w:rsidDel="00DF081F">
          <w:rPr>
            <w:rFonts w:ascii="Times New Roman" w:hAnsi="Times New Roman" w:cs="Times New Roman"/>
            <w:color w:val="000000"/>
          </w:rPr>
          <w:delText xml:space="preserve"> results from</w:delText>
        </w:r>
      </w:del>
      <w:r w:rsidR="006B6332">
        <w:rPr>
          <w:rFonts w:ascii="Times New Roman" w:hAnsi="Times New Roman" w:cs="Times New Roman"/>
          <w:color w:val="000000"/>
        </w:rPr>
        <w:t xml:space="preserve"> a</w:t>
      </w:r>
      <w:r w:rsidR="006B6332" w:rsidRPr="000A76BB">
        <w:rPr>
          <w:rFonts w:ascii="Times New Roman" w:hAnsi="Times New Roman" w:cs="Times New Roman"/>
          <w:color w:val="000000"/>
        </w:rPr>
        <w:t xml:space="preserve"> category reversal learning </w:t>
      </w:r>
      <w:del w:id="188" w:author="Andrew Delamater" w:date="2025-06-20T13:26:00Z" w16du:dateUtc="2025-06-20T17:26:00Z">
        <w:r w:rsidR="00834286" w:rsidDel="00DF081F">
          <w:rPr>
            <w:rFonts w:ascii="Times New Roman" w:hAnsi="Times New Roman" w:cs="Times New Roman"/>
            <w:color w:val="000000"/>
          </w:rPr>
          <w:delText xml:space="preserve">experiment </w:delText>
        </w:r>
      </w:del>
      <w:ins w:id="189" w:author="Andrew Delamater" w:date="2025-06-20T13:26:00Z" w16du:dateUtc="2025-06-20T17:26:00Z">
        <w:r w:rsidR="00DF081F">
          <w:rPr>
            <w:rFonts w:ascii="Times New Roman" w:hAnsi="Times New Roman" w:cs="Times New Roman"/>
            <w:color w:val="000000"/>
          </w:rPr>
          <w:t xml:space="preserve">task </w:t>
        </w:r>
      </w:ins>
      <w:ins w:id="190" w:author="Andrew Delamater" w:date="2025-06-20T13:27:00Z" w16du:dateUtc="2025-06-20T17:27:00Z">
        <w:r w:rsidR="00DF081F">
          <w:rPr>
            <w:rFonts w:ascii="Times New Roman" w:hAnsi="Times New Roman" w:cs="Times New Roman"/>
            <w:color w:val="000000"/>
          </w:rPr>
          <w:t xml:space="preserve">(see also </w:t>
        </w:r>
      </w:ins>
      <w:proofErr w:type="spellStart"/>
      <w:ins w:id="191" w:author="Andrew Delamater" w:date="2025-06-20T13:30:00Z" w16du:dateUtc="2025-06-20T17:30:00Z">
        <w:r w:rsidR="00CF67BC">
          <w:rPr>
            <w:rFonts w:ascii="Times New Roman" w:hAnsi="Times New Roman" w:cs="Times New Roman"/>
            <w:color w:val="000000"/>
          </w:rPr>
          <w:t>Zentall</w:t>
        </w:r>
        <w:proofErr w:type="spellEnd"/>
        <w:r w:rsidR="00CF67BC">
          <w:rPr>
            <w:rFonts w:ascii="Times New Roman" w:hAnsi="Times New Roman" w:cs="Times New Roman"/>
            <w:color w:val="000000"/>
          </w:rPr>
          <w:t xml:space="preserve"> et al (1991; 1992)</w:t>
        </w:r>
      </w:ins>
      <w:ins w:id="192" w:author="Andrew Delamater" w:date="2025-06-20T13:26:00Z" w16du:dateUtc="2025-06-20T17:26:00Z">
        <w:r w:rsidR="00DF081F">
          <w:rPr>
            <w:rFonts w:ascii="Times New Roman" w:hAnsi="Times New Roman" w:cs="Times New Roman"/>
            <w:color w:val="000000"/>
          </w:rPr>
          <w:t xml:space="preserve"> </w:t>
        </w:r>
      </w:ins>
      <w:r w:rsidR="00834286">
        <w:rPr>
          <w:rFonts w:ascii="Times New Roman" w:hAnsi="Times New Roman" w:cs="Times New Roman"/>
          <w:color w:val="000000"/>
        </w:rPr>
        <w:t>and</w:t>
      </w:r>
      <w:r w:rsidR="006B6332">
        <w:rPr>
          <w:rFonts w:ascii="Times New Roman" w:hAnsi="Times New Roman" w:cs="Times New Roman"/>
          <w:color w:val="000000"/>
        </w:rPr>
        <w:t xml:space="preserve"> </w:t>
      </w:r>
      <w:del w:id="193" w:author="Andrew Delamater" w:date="2025-06-20T13:24:00Z" w16du:dateUtc="2025-06-20T17:24:00Z">
        <w:r w:rsidR="006B6332" w:rsidDel="00DF081F">
          <w:rPr>
            <w:rFonts w:ascii="Times New Roman" w:hAnsi="Times New Roman" w:cs="Times New Roman"/>
            <w:color w:val="000000"/>
          </w:rPr>
          <w:delText xml:space="preserve">also </w:delText>
        </w:r>
      </w:del>
      <w:r w:rsidR="006B6332" w:rsidRPr="000A76BB">
        <w:rPr>
          <w:rFonts w:ascii="Times New Roman" w:hAnsi="Times New Roman" w:cs="Times New Roman"/>
          <w:color w:val="000000"/>
        </w:rPr>
        <w:t xml:space="preserve">offer a mechanistic explanation of category learning using an artificial neural network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Content>
          <w:r w:rsidR="00A015C8" w:rsidRPr="00A015C8">
            <w:rPr>
              <w:rFonts w:ascii="Times New Roman" w:hAnsi="Times New Roman" w:cs="Times New Roman"/>
              <w:color w:val="000000"/>
            </w:rPr>
            <w:t>(Castiello et al., 2021; Delamater, 2012)</w:t>
          </w:r>
        </w:sdtContent>
      </w:sdt>
      <w:r w:rsidR="005E1E7C" w:rsidRPr="001630EB">
        <w:rPr>
          <w:rFonts w:ascii="Times New Roman" w:hAnsi="Times New Roman" w:cs="Times New Roman"/>
          <w:color w:val="000000"/>
        </w:rPr>
        <w:t>.</w:t>
      </w:r>
    </w:p>
    <w:p w14:paraId="679CF6F7" w14:textId="33951495" w:rsidR="00834286" w:rsidRPr="001630EB" w:rsidRDefault="00834286" w:rsidP="00482226">
      <w:pPr>
        <w:ind w:firstLine="720"/>
        <w:rPr>
          <w:rFonts w:ascii="Times New Roman" w:hAnsi="Times New Roman" w:cs="Times New Roman"/>
          <w:color w:val="000000"/>
        </w:rPr>
      </w:pPr>
      <w:r w:rsidRPr="00834286">
        <w:rPr>
          <w:rFonts w:ascii="Times New Roman" w:hAnsi="Times New Roman" w:cs="Times New Roman"/>
          <w:color w:val="000000"/>
        </w:rPr>
        <w:t xml:space="preserve">Common coding </w:t>
      </w:r>
      <w:ins w:id="194" w:author="Andrew Delamater" w:date="2025-06-20T14:00:00Z" w16du:dateUtc="2025-06-20T18:00:00Z">
        <w:r w:rsidR="002377A0">
          <w:rPr>
            <w:rFonts w:ascii="Times New Roman" w:hAnsi="Times New Roman" w:cs="Times New Roman"/>
            <w:color w:val="000000"/>
          </w:rPr>
          <w:t xml:space="preserve">effects </w:t>
        </w:r>
      </w:ins>
      <w:del w:id="195" w:author="Andrew Delamater" w:date="2025-06-20T14:00:00Z" w16du:dateUtc="2025-06-20T18:00:00Z">
        <w:r w:rsidRPr="00834286" w:rsidDel="002377A0">
          <w:rPr>
            <w:rFonts w:ascii="Times New Roman" w:hAnsi="Times New Roman" w:cs="Times New Roman"/>
            <w:color w:val="000000"/>
          </w:rPr>
          <w:delText xml:space="preserve">is a general phenomenon </w:delText>
        </w:r>
      </w:del>
      <w:ins w:id="196" w:author="Andrew Delamater" w:date="2025-06-20T14:00:00Z" w16du:dateUtc="2025-06-20T18:00:00Z">
        <w:r w:rsidR="002377A0">
          <w:rPr>
            <w:rFonts w:ascii="Times New Roman" w:hAnsi="Times New Roman" w:cs="Times New Roman"/>
            <w:color w:val="000000"/>
          </w:rPr>
          <w:t xml:space="preserve">have been </w:t>
        </w:r>
      </w:ins>
      <w:r w:rsidRPr="00834286">
        <w:rPr>
          <w:rFonts w:ascii="Times New Roman" w:hAnsi="Times New Roman" w:cs="Times New Roman"/>
          <w:color w:val="000000"/>
        </w:rPr>
        <w:t>observed across various settings and species. It</w:t>
      </w:r>
      <w:ins w:id="197" w:author="Andrew Delamater" w:date="2025-06-20T14:01:00Z" w16du:dateUtc="2025-06-20T18:01:00Z">
        <w:r w:rsidR="002377A0">
          <w:rPr>
            <w:rFonts w:ascii="Times New Roman" w:hAnsi="Times New Roman" w:cs="Times New Roman"/>
            <w:color w:val="000000"/>
          </w:rPr>
          <w:t xml:space="preserve"> has been documented</w:t>
        </w:r>
      </w:ins>
      <w:del w:id="198" w:author="Andrew Delamater" w:date="2025-06-20T14:01:00Z" w16du:dateUtc="2025-06-20T18:01:00Z">
        <w:r w:rsidRPr="00834286" w:rsidDel="002377A0">
          <w:rPr>
            <w:rFonts w:ascii="Times New Roman" w:hAnsi="Times New Roman" w:cs="Times New Roman"/>
            <w:color w:val="000000"/>
          </w:rPr>
          <w:delText xml:space="preserve"> appears</w:delText>
        </w:r>
      </w:del>
      <w:r w:rsidRPr="00834286">
        <w:rPr>
          <w:rFonts w:ascii="Times New Roman" w:hAnsi="Times New Roman" w:cs="Times New Roman"/>
          <w:color w:val="000000"/>
        </w:rPr>
        <w:t xml:space="preserve"> </w:t>
      </w:r>
      <w:del w:id="199" w:author="Andrew Delamater" w:date="2025-06-20T14:01:00Z" w16du:dateUtc="2025-06-20T18:01:00Z">
        <w:r w:rsidRPr="00834286" w:rsidDel="002377A0">
          <w:rPr>
            <w:rFonts w:ascii="Times New Roman" w:hAnsi="Times New Roman" w:cs="Times New Roman"/>
            <w:color w:val="000000"/>
          </w:rPr>
          <w:delText xml:space="preserve">in </w:delText>
        </w:r>
      </w:del>
      <w:ins w:id="200" w:author="Andrew Delamater" w:date="2025-06-20T14:01:00Z" w16du:dateUtc="2025-06-20T18:01:00Z">
        <w:r w:rsidR="002377A0">
          <w:rPr>
            <w:rFonts w:ascii="Times New Roman" w:hAnsi="Times New Roman" w:cs="Times New Roman"/>
            <w:color w:val="000000"/>
          </w:rPr>
          <w:t>using</w:t>
        </w:r>
        <w:r w:rsidR="002377A0" w:rsidRPr="00834286">
          <w:rPr>
            <w:rFonts w:ascii="Times New Roman" w:hAnsi="Times New Roman" w:cs="Times New Roman"/>
            <w:color w:val="000000"/>
          </w:rPr>
          <w:t xml:space="preserve"> </w:t>
        </w:r>
      </w:ins>
      <w:r w:rsidRPr="00834286">
        <w:rPr>
          <w:rFonts w:ascii="Times New Roman" w:hAnsi="Times New Roman" w:cs="Times New Roman"/>
          <w:color w:val="000000"/>
        </w:rPr>
        <w:t xml:space="preserve">instrumental conditioning </w:t>
      </w:r>
      <w:del w:id="201" w:author="Andrew Delamater" w:date="2025-06-20T14:01:00Z" w16du:dateUtc="2025-06-20T18:01:00Z">
        <w:r w:rsidRPr="00834286" w:rsidDel="002377A0">
          <w:rPr>
            <w:rFonts w:ascii="Times New Roman" w:hAnsi="Times New Roman" w:cs="Times New Roman"/>
            <w:color w:val="000000"/>
          </w:rPr>
          <w:delText>with conditional discrimination</w:delText>
        </w:r>
      </w:del>
      <w:ins w:id="202" w:author="Andrew Delamater" w:date="2025-06-20T14:01:00Z" w16du:dateUtc="2025-06-20T18:01:00Z">
        <w:r w:rsidR="002377A0">
          <w:rPr>
            <w:rFonts w:ascii="Times New Roman" w:hAnsi="Times New Roman" w:cs="Times New Roman"/>
            <w:color w:val="000000"/>
          </w:rPr>
          <w:t>procedures</w:t>
        </w:r>
      </w:ins>
      <w:r w:rsidRPr="00834286">
        <w:rPr>
          <w:rFonts w:ascii="Times New Roman" w:hAnsi="Times New Roman" w:cs="Times New Roman"/>
          <w:color w:val="000000"/>
        </w:rPr>
        <w:t xml:space="preserve">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
          <w:id w:val="-49775972"/>
          <w:placeholder>
            <w:docPart w:val="DefaultPlaceholder_-1854013440"/>
          </w:placeholder>
        </w:sdtPr>
        <w:sdtContent>
          <w:r w:rsidR="00A015C8" w:rsidRPr="00A015C8">
            <w:rPr>
              <w:rFonts w:ascii="Times New Roman" w:hAnsi="Times New Roman" w:cs="Times New Roman"/>
              <w:color w:val="000000"/>
            </w:rPr>
            <w:t>(Urcuioli et al., 1995)</w:t>
          </w:r>
        </w:sdtContent>
      </w:sdt>
      <w:r w:rsidR="004C40C7">
        <w:rPr>
          <w:rFonts w:ascii="Times New Roman" w:hAnsi="Times New Roman" w:cs="Times New Roman"/>
          <w:color w:val="000000"/>
        </w:rPr>
        <w:t xml:space="preserve">,  </w:t>
      </w:r>
      <w:r w:rsidRPr="00834286">
        <w:rPr>
          <w:rFonts w:ascii="Times New Roman" w:hAnsi="Times New Roman" w:cs="Times New Roman"/>
          <w:color w:val="000000"/>
        </w:rPr>
        <w:t xml:space="preserve">in Pavlovian conditioning </w:t>
      </w:r>
      <w:ins w:id="203" w:author="Andrew Delamater" w:date="2025-06-20T14:01:00Z" w16du:dateUtc="2025-06-20T18:01:00Z">
        <w:r w:rsidR="002377A0">
          <w:rPr>
            <w:rFonts w:ascii="Times New Roman" w:hAnsi="Times New Roman" w:cs="Times New Roman"/>
            <w:color w:val="000000"/>
          </w:rPr>
          <w:t xml:space="preserve">tasks </w:t>
        </w:r>
      </w:ins>
      <w:r w:rsidRPr="00834286">
        <w:rPr>
          <w:rFonts w:ascii="Times New Roman" w:hAnsi="Times New Roman" w:cs="Times New Roman"/>
          <w:color w:val="000000"/>
        </w:rPr>
        <w:t xml:space="preserve">with </w:t>
      </w:r>
      <w:del w:id="204" w:author="Andrew Delamater" w:date="2025-06-20T14:01:00Z" w16du:dateUtc="2025-06-20T18:01:00Z">
        <w:r w:rsidRPr="00834286" w:rsidDel="002377A0">
          <w:rPr>
            <w:rFonts w:ascii="Times New Roman" w:hAnsi="Times New Roman" w:cs="Times New Roman"/>
            <w:color w:val="000000"/>
          </w:rPr>
          <w:delText xml:space="preserve">first-order tasks in </w:delText>
        </w:r>
      </w:del>
      <w:r w:rsidRPr="00834286">
        <w:rPr>
          <w:rFonts w:ascii="Times New Roman" w:hAnsi="Times New Roman" w:cs="Times New Roman"/>
          <w:color w:val="000000"/>
        </w:rPr>
        <w:t xml:space="preserve">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Content>
          <w:r w:rsidR="00A015C8" w:rsidRPr="00A015C8">
            <w:rPr>
              <w:rFonts w:eastAsia="Times New Roman"/>
              <w:color w:val="000000"/>
            </w:rPr>
            <w:t>(Johns &amp; Williams, 1998)</w:t>
          </w:r>
        </w:sdtContent>
      </w:sdt>
      <w:r w:rsidR="00F97100">
        <w:rPr>
          <w:rFonts w:ascii="Times New Roman" w:hAnsi="Times New Roman" w:cs="Times New Roman"/>
          <w:color w:val="000000"/>
        </w:rPr>
        <w:t xml:space="preserve">, </w:t>
      </w:r>
      <w:r w:rsidRPr="00834286">
        <w:rPr>
          <w:rFonts w:ascii="Times New Roman" w:hAnsi="Times New Roman" w:cs="Times New Roman"/>
          <w:color w:val="000000"/>
        </w:rPr>
        <w:t xml:space="preserve">and in </w:t>
      </w:r>
      <w:ins w:id="205" w:author="Andrew Delamater" w:date="2025-06-20T14:01:00Z" w16du:dateUtc="2025-06-20T18:01:00Z">
        <w:r w:rsidR="002377A0">
          <w:rPr>
            <w:rFonts w:ascii="Times New Roman" w:hAnsi="Times New Roman" w:cs="Times New Roman"/>
            <w:color w:val="000000"/>
          </w:rPr>
          <w:t xml:space="preserve">matching to sample tasks with </w:t>
        </w:r>
      </w:ins>
      <w:r w:rsidRPr="00834286">
        <w:rPr>
          <w:rFonts w:ascii="Times New Roman" w:hAnsi="Times New Roman" w:cs="Times New Roman"/>
          <w:color w:val="000000"/>
        </w:rPr>
        <w:t>humans, even when the paradigm requires common consequences and common antecedents</w:t>
      </w:r>
      <w:r w:rsidR="004C40C7"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72836850"/>
          <w:placeholder>
            <w:docPart w:val="F10D32DE444546A8A2B0035DF41729B5"/>
          </w:placeholder>
        </w:sdtPr>
        <w:sdtContent>
          <w:r w:rsidR="00A015C8" w:rsidRPr="00A015C8">
            <w:rPr>
              <w:rFonts w:eastAsia="Times New Roman"/>
              <w:color w:val="000000"/>
            </w:rPr>
            <w:t>(Delamater &amp; Joseph, 2000)</w:t>
          </w:r>
        </w:sdtContent>
      </w:sdt>
      <w:r w:rsidR="00383E03" w:rsidRPr="001630EB">
        <w:rPr>
          <w:rFonts w:ascii="Times New Roman" w:hAnsi="Times New Roman" w:cs="Times New Roman"/>
          <w:color w:val="000000"/>
        </w:rPr>
        <w:t xml:space="preserve">. </w:t>
      </w:r>
      <w:r w:rsidRPr="00834286">
        <w:rPr>
          <w:rFonts w:ascii="Times New Roman" w:hAnsi="Times New Roman" w:cs="Times New Roman"/>
          <w:color w:val="000000"/>
        </w:rPr>
        <w:t>Regardless of species or conditioning type, common coding may share similar underlying mechanisms.</w:t>
      </w:r>
    </w:p>
    <w:p w14:paraId="46823803" w14:textId="77777777" w:rsidR="002377A0" w:rsidRPr="002377A0" w:rsidRDefault="00482226" w:rsidP="001C6498">
      <w:pPr>
        <w:ind w:firstLine="720"/>
        <w:rPr>
          <w:ins w:id="206" w:author="Andrew Delamater" w:date="2025-06-20T14:04:00Z" w16du:dateUtc="2025-06-20T18:04:00Z"/>
          <w:rFonts w:ascii="Times New Roman" w:hAnsi="Times New Roman" w:cs="Times New Roman"/>
          <w:strike/>
          <w:color w:val="000000"/>
          <w:rPrChange w:id="207" w:author="Andrew Delamater" w:date="2025-06-20T14:04:00Z" w16du:dateUtc="2025-06-20T18:04:00Z">
            <w:rPr>
              <w:ins w:id="208" w:author="Andrew Delamater" w:date="2025-06-20T14:04:00Z" w16du:dateUtc="2025-06-20T18:04:00Z"/>
              <w:rFonts w:ascii="Times New Roman" w:hAnsi="Times New Roman" w:cs="Times New Roman"/>
              <w:color w:val="000000"/>
            </w:rPr>
          </w:rPrChange>
        </w:rPr>
      </w:pPr>
      <w:commentRangeStart w:id="209"/>
      <w:r w:rsidRPr="002377A0">
        <w:rPr>
          <w:rFonts w:ascii="Times New Roman" w:hAnsi="Times New Roman" w:cs="Times New Roman"/>
          <w:strike/>
          <w:color w:val="000000"/>
          <w:rPrChange w:id="210" w:author="Andrew Delamater" w:date="2025-06-20T14:04:00Z" w16du:dateUtc="2025-06-20T18:04:00Z">
            <w:rPr>
              <w:rFonts w:ascii="Times New Roman" w:hAnsi="Times New Roman" w:cs="Times New Roman"/>
              <w:color w:val="000000"/>
            </w:rPr>
          </w:rPrChange>
        </w:rPr>
        <w:t xml:space="preserve">Delamater &amp; Joseph (2000) used two versions of a common coding paradigm: Many-To-One (MTO) and One-To-Many (OTM). </w:t>
      </w:r>
      <w:commentRangeEnd w:id="209"/>
      <w:r w:rsidR="002377A0" w:rsidRPr="002377A0">
        <w:rPr>
          <w:rStyle w:val="CommentReference"/>
          <w:strike/>
          <w:rPrChange w:id="211" w:author="Andrew Delamater" w:date="2025-06-20T14:04:00Z" w16du:dateUtc="2025-06-20T18:04:00Z">
            <w:rPr>
              <w:rStyle w:val="CommentReference"/>
            </w:rPr>
          </w:rPrChange>
        </w:rPr>
        <w:commentReference w:id="209"/>
      </w:r>
      <w:r w:rsidRPr="002377A0">
        <w:rPr>
          <w:rFonts w:ascii="Times New Roman" w:hAnsi="Times New Roman" w:cs="Times New Roman"/>
          <w:strike/>
          <w:color w:val="000000"/>
          <w:rPrChange w:id="212" w:author="Andrew Delamater" w:date="2025-06-20T14:04:00Z" w16du:dateUtc="2025-06-20T18:04:00Z">
            <w:rPr>
              <w:rFonts w:ascii="Times New Roman" w:hAnsi="Times New Roman" w:cs="Times New Roman"/>
              <w:color w:val="000000"/>
            </w:rPr>
          </w:rPrChange>
        </w:rPr>
        <w:t>MTO, as in the baseball example, occurs when different stimuli are paired with the same outcomes (</w:t>
      </w:r>
      <w:r w:rsidRPr="002377A0">
        <w:rPr>
          <w:rFonts w:ascii="Times New Roman" w:hAnsi="Times New Roman" w:cs="Times New Roman"/>
          <w:i/>
          <w:iCs/>
          <w:strike/>
          <w:color w:val="000000"/>
          <w:rPrChange w:id="213" w:author="Andrew Delamater" w:date="2025-06-20T14:04:00Z" w16du:dateUtc="2025-06-20T18:04:00Z">
            <w:rPr>
              <w:rFonts w:ascii="Times New Roman" w:hAnsi="Times New Roman" w:cs="Times New Roman"/>
              <w:i/>
              <w:iCs/>
              <w:color w:val="000000"/>
            </w:rPr>
          </w:rPrChange>
        </w:rPr>
        <w:t>e.g.</w:t>
      </w:r>
      <w:r w:rsidRPr="002377A0">
        <w:rPr>
          <w:rFonts w:ascii="Times New Roman" w:hAnsi="Times New Roman" w:cs="Times New Roman"/>
          <w:strike/>
          <w:color w:val="000000"/>
          <w:rPrChange w:id="214" w:author="Andrew Delamater" w:date="2025-06-20T14:04:00Z" w16du:dateUtc="2025-06-20T18:04:00Z">
            <w:rPr>
              <w:rFonts w:ascii="Times New Roman" w:hAnsi="Times New Roman" w:cs="Times New Roman"/>
              <w:color w:val="000000"/>
            </w:rPr>
          </w:rPrChange>
        </w:rPr>
        <w:t>, A→W, B→W, C→X, and D→X), creating associations between the stimuli paired with the same outcomes (A-B and C-D), which is similar to recognizing players who hit home runs as 'good' hitters. Conversely, the OTM procedure pairs the same stimuli with different outcomes (A→W, A→X, B→Y, and B→Z), producing associations between the outcomes (W-X and Y-Z).</w:t>
      </w:r>
    </w:p>
    <w:p w14:paraId="47FFFB9A" w14:textId="466D2ACA" w:rsidR="001630EB" w:rsidDel="002377A0" w:rsidRDefault="00B8431C" w:rsidP="001C6498">
      <w:pPr>
        <w:ind w:firstLine="720"/>
        <w:rPr>
          <w:del w:id="215" w:author="Andrew Delamater" w:date="2025-06-20T14:06:00Z" w16du:dateUtc="2025-06-20T18:06:00Z"/>
          <w:rFonts w:ascii="Times New Roman" w:hAnsi="Times New Roman" w:cs="Times New Roman"/>
          <w:color w:val="000000"/>
        </w:rPr>
      </w:pPr>
      <w:del w:id="216" w:author="Andrew Delamater" w:date="2025-06-20T14:04:00Z" w16du:dateUtc="2025-06-20T18:04:00Z">
        <w:r w:rsidDel="002377A0">
          <w:rPr>
            <w:rFonts w:ascii="Times New Roman" w:hAnsi="Times New Roman" w:cs="Times New Roman"/>
            <w:color w:val="000000"/>
          </w:rPr>
          <w:delText xml:space="preserve"> </w:delText>
        </w:r>
      </w:del>
      <w:r w:rsidR="00482226" w:rsidRPr="00482226">
        <w:rPr>
          <w:rFonts w:ascii="Times New Roman" w:hAnsi="Times New Roman" w:cs="Times New Roman"/>
          <w:color w:val="000000"/>
        </w:rPr>
        <w:t>An experimental approach to test whether common coding develop</w:t>
      </w:r>
      <w:ins w:id="217" w:author="Andrew Delamater" w:date="2025-06-20T14:04:00Z" w16du:dateUtc="2025-06-20T18:04:00Z">
        <w:r w:rsidR="002377A0">
          <w:rPr>
            <w:rFonts w:ascii="Times New Roman" w:hAnsi="Times New Roman" w:cs="Times New Roman"/>
            <w:color w:val="000000"/>
          </w:rPr>
          <w:t>s</w:t>
        </w:r>
      </w:ins>
      <w:del w:id="218" w:author="Andrew Delamater" w:date="2025-06-20T14:04:00Z" w16du:dateUtc="2025-06-20T18:04:00Z">
        <w:r w:rsidR="00482226" w:rsidRPr="00482226" w:rsidDel="002377A0">
          <w:rPr>
            <w:rFonts w:ascii="Times New Roman" w:hAnsi="Times New Roman" w:cs="Times New Roman"/>
            <w:color w:val="000000"/>
          </w:rPr>
          <w:delText>ed</w:delText>
        </w:r>
      </w:del>
      <w:r w:rsidR="00482226" w:rsidRPr="00482226">
        <w:rPr>
          <w:rFonts w:ascii="Times New Roman" w:hAnsi="Times New Roman" w:cs="Times New Roman"/>
          <w:color w:val="000000"/>
        </w:rPr>
        <w:t xml:space="preserve"> between stimuli</w:t>
      </w:r>
      <w:ins w:id="219" w:author="Andrew Delamater" w:date="2025-06-20T14:04:00Z" w16du:dateUtc="2025-06-20T18:04:00Z">
        <w:r w:rsidR="002377A0">
          <w:rPr>
            <w:rFonts w:ascii="Times New Roman" w:hAnsi="Times New Roman" w:cs="Times New Roman"/>
            <w:color w:val="000000"/>
          </w:rPr>
          <w:t xml:space="preserve"> ca</w:t>
        </w:r>
      </w:ins>
      <w:ins w:id="220" w:author="Andrew Delamater" w:date="2025-06-20T14:05:00Z" w16du:dateUtc="2025-06-20T18:05:00Z">
        <w:r w:rsidR="002377A0">
          <w:rPr>
            <w:rFonts w:ascii="Times New Roman" w:hAnsi="Times New Roman" w:cs="Times New Roman"/>
            <w:color w:val="000000"/>
          </w:rPr>
          <w:t>tegorized similarly</w:t>
        </w:r>
      </w:ins>
      <w:r w:rsidR="00482226" w:rsidRPr="00482226">
        <w:rPr>
          <w:rFonts w:ascii="Times New Roman" w:hAnsi="Times New Roman" w:cs="Times New Roman"/>
          <w:color w:val="000000"/>
        </w:rPr>
        <w:t xml:space="preserve"> is to reverse the </w:t>
      </w:r>
      <w:del w:id="221" w:author="Andrew Delamater" w:date="2025-06-20T14:05:00Z" w16du:dateUtc="2025-06-20T18:05:00Z">
        <w:r w:rsidR="00482226" w:rsidRPr="00482226" w:rsidDel="002377A0">
          <w:rPr>
            <w:rFonts w:ascii="Times New Roman" w:hAnsi="Times New Roman" w:cs="Times New Roman"/>
            <w:color w:val="000000"/>
          </w:rPr>
          <w:delText xml:space="preserve">associations </w:delText>
        </w:r>
      </w:del>
      <w:ins w:id="222" w:author="Andrew Delamater" w:date="2025-06-20T14:05:00Z" w16du:dateUtc="2025-06-20T18:05:00Z">
        <w:r w:rsidR="002377A0">
          <w:rPr>
            <w:rFonts w:ascii="Times New Roman" w:hAnsi="Times New Roman" w:cs="Times New Roman"/>
            <w:color w:val="000000"/>
          </w:rPr>
          <w:t>category assignments either totally or partially following</w:t>
        </w:r>
        <w:r w:rsidR="002377A0" w:rsidRPr="00482226">
          <w:rPr>
            <w:rFonts w:ascii="Times New Roman" w:hAnsi="Times New Roman" w:cs="Times New Roman"/>
            <w:color w:val="000000"/>
          </w:rPr>
          <w:t xml:space="preserve"> </w:t>
        </w:r>
      </w:ins>
      <w:del w:id="223" w:author="Andrew Delamater" w:date="2025-06-20T14:05:00Z" w16du:dateUtc="2025-06-20T18:05:00Z">
        <w:r w:rsidR="00482226" w:rsidRPr="00482226" w:rsidDel="002377A0">
          <w:rPr>
            <w:rFonts w:ascii="Times New Roman" w:hAnsi="Times New Roman" w:cs="Times New Roman"/>
            <w:color w:val="000000"/>
          </w:rPr>
          <w:delText xml:space="preserve">after agents learn </w:delText>
        </w:r>
        <w:r w:rsidR="00B365D2" w:rsidDel="002377A0">
          <w:rPr>
            <w:rFonts w:ascii="Times New Roman" w:hAnsi="Times New Roman" w:cs="Times New Roman"/>
            <w:color w:val="000000"/>
          </w:rPr>
          <w:delText xml:space="preserve">in </w:delText>
        </w:r>
      </w:del>
      <w:r w:rsidR="00B365D2">
        <w:rPr>
          <w:rFonts w:ascii="Times New Roman" w:hAnsi="Times New Roman" w:cs="Times New Roman"/>
          <w:color w:val="000000"/>
        </w:rPr>
        <w:t xml:space="preserve">an initial </w:t>
      </w:r>
      <w:ins w:id="224" w:author="Andrew Delamater" w:date="2025-06-20T14:05:00Z" w16du:dateUtc="2025-06-20T18:05:00Z">
        <w:r w:rsidR="002377A0">
          <w:rPr>
            <w:rFonts w:ascii="Times New Roman" w:hAnsi="Times New Roman" w:cs="Times New Roman"/>
            <w:color w:val="000000"/>
          </w:rPr>
          <w:t xml:space="preserve">training </w:t>
        </w:r>
      </w:ins>
      <w:r w:rsidR="00B365D2">
        <w:rPr>
          <w:rFonts w:ascii="Times New Roman" w:hAnsi="Times New Roman" w:cs="Times New Roman"/>
          <w:color w:val="000000"/>
        </w:rPr>
        <w:t>phase</w:t>
      </w:r>
      <w:r w:rsidR="00482226" w:rsidRPr="00482226">
        <w:rPr>
          <w:rFonts w:ascii="Times New Roman" w:hAnsi="Times New Roman" w:cs="Times New Roman"/>
          <w:color w:val="000000"/>
        </w:rPr>
        <w:t xml:space="preserve">. </w:t>
      </w:r>
      <w:ins w:id="225" w:author="Andrew Delamater" w:date="2025-06-20T14:06:00Z" w16du:dateUtc="2025-06-20T18:06:00Z">
        <w:r w:rsidR="002377A0">
          <w:rPr>
            <w:rFonts w:ascii="Times New Roman" w:hAnsi="Times New Roman" w:cs="Times New Roman"/>
            <w:color w:val="000000"/>
          </w:rPr>
          <w:t>If particip</w:t>
        </w:r>
      </w:ins>
      <w:ins w:id="226" w:author="Andrew Delamater" w:date="2025-06-20T14:07:00Z" w16du:dateUtc="2025-06-20T18:07:00Z">
        <w:r w:rsidR="002377A0">
          <w:rPr>
            <w:rFonts w:ascii="Times New Roman" w:hAnsi="Times New Roman" w:cs="Times New Roman"/>
            <w:color w:val="000000"/>
          </w:rPr>
          <w:t xml:space="preserve">ants initially learn to </w:t>
        </w:r>
      </w:ins>
      <w:ins w:id="227" w:author="Andrew Delamater" w:date="2025-06-20T14:09:00Z" w16du:dateUtc="2025-06-20T18:09:00Z">
        <w:r w:rsidR="002377A0">
          <w:rPr>
            <w:rFonts w:ascii="Times New Roman" w:hAnsi="Times New Roman" w:cs="Times New Roman"/>
            <w:color w:val="000000"/>
          </w:rPr>
          <w:t>group</w:t>
        </w:r>
      </w:ins>
      <w:ins w:id="228" w:author="Andrew Delamater" w:date="2025-06-20T14:07:00Z" w16du:dateUtc="2025-06-20T18:07:00Z">
        <w:r w:rsidR="002377A0">
          <w:rPr>
            <w:rFonts w:ascii="Times New Roman" w:hAnsi="Times New Roman" w:cs="Times New Roman"/>
            <w:color w:val="000000"/>
          </w:rPr>
          <w:t xml:space="preserve"> one set of exemplars in </w:t>
        </w:r>
      </w:ins>
      <w:ins w:id="229" w:author="Andrew Delamater" w:date="2025-06-20T14:09:00Z" w16du:dateUtc="2025-06-20T18:09:00Z">
        <w:r w:rsidR="002377A0">
          <w:rPr>
            <w:rFonts w:ascii="Times New Roman" w:hAnsi="Times New Roman" w:cs="Times New Roman"/>
            <w:color w:val="000000"/>
          </w:rPr>
          <w:t>Category</w:t>
        </w:r>
      </w:ins>
      <w:ins w:id="230" w:author="Andrew Delamater" w:date="2025-06-20T14:07:00Z" w16du:dateUtc="2025-06-20T18:07:00Z">
        <w:r w:rsidR="002377A0">
          <w:rPr>
            <w:rFonts w:ascii="Times New Roman" w:hAnsi="Times New Roman" w:cs="Times New Roman"/>
            <w:color w:val="000000"/>
          </w:rPr>
          <w:t xml:space="preserve"> A and another set in </w:t>
        </w:r>
      </w:ins>
      <w:ins w:id="231" w:author="Andrew Delamater" w:date="2025-06-20T14:09:00Z" w16du:dateUtc="2025-06-20T18:09:00Z">
        <w:r w:rsidR="002377A0">
          <w:rPr>
            <w:rFonts w:ascii="Times New Roman" w:hAnsi="Times New Roman" w:cs="Times New Roman"/>
            <w:color w:val="000000"/>
          </w:rPr>
          <w:t>Category</w:t>
        </w:r>
      </w:ins>
      <w:ins w:id="232" w:author="Andrew Delamater" w:date="2025-06-20T14:07:00Z" w16du:dateUtc="2025-06-20T18:07:00Z">
        <w:r w:rsidR="002377A0">
          <w:rPr>
            <w:rFonts w:ascii="Times New Roman" w:hAnsi="Times New Roman" w:cs="Times New Roman"/>
            <w:color w:val="000000"/>
          </w:rPr>
          <w:t xml:space="preserve"> B, then there is an opportunity for </w:t>
        </w:r>
      </w:ins>
      <w:ins w:id="233" w:author="Andrew Delamater" w:date="2025-06-20T14:08:00Z" w16du:dateUtc="2025-06-20T18:08:00Z">
        <w:r w:rsidR="002377A0">
          <w:rPr>
            <w:rFonts w:ascii="Times New Roman" w:hAnsi="Times New Roman" w:cs="Times New Roman"/>
            <w:color w:val="000000"/>
          </w:rPr>
          <w:t xml:space="preserve">distinct </w:t>
        </w:r>
      </w:ins>
      <w:ins w:id="234" w:author="Andrew Delamater" w:date="2025-06-20T14:07:00Z" w16du:dateUtc="2025-06-20T18:07:00Z">
        <w:r w:rsidR="002377A0">
          <w:rPr>
            <w:rFonts w:ascii="Times New Roman" w:hAnsi="Times New Roman" w:cs="Times New Roman"/>
            <w:color w:val="000000"/>
          </w:rPr>
          <w:t>common codes</w:t>
        </w:r>
      </w:ins>
      <w:ins w:id="235" w:author="Andrew Delamater" w:date="2025-06-20T14:08:00Z" w16du:dateUtc="2025-06-20T18:08:00Z">
        <w:r w:rsidR="002377A0">
          <w:rPr>
            <w:rFonts w:ascii="Times New Roman" w:hAnsi="Times New Roman" w:cs="Times New Roman"/>
            <w:color w:val="000000"/>
          </w:rPr>
          <w:t xml:space="preserve"> to develop among the exemplars within each </w:t>
        </w:r>
      </w:ins>
      <w:ins w:id="236" w:author="Andrew Delamater" w:date="2025-06-20T14:09:00Z" w16du:dateUtc="2025-06-20T18:09:00Z">
        <w:r w:rsidR="002377A0">
          <w:rPr>
            <w:rFonts w:ascii="Times New Roman" w:hAnsi="Times New Roman" w:cs="Times New Roman"/>
            <w:color w:val="000000"/>
          </w:rPr>
          <w:t>category</w:t>
        </w:r>
      </w:ins>
      <w:ins w:id="237" w:author="Andrew Delamater" w:date="2025-06-20T14:08:00Z" w16du:dateUtc="2025-06-20T18:08:00Z">
        <w:r w:rsidR="002377A0">
          <w:rPr>
            <w:rFonts w:ascii="Times New Roman" w:hAnsi="Times New Roman" w:cs="Times New Roman"/>
            <w:color w:val="000000"/>
          </w:rPr>
          <w:t>.</w:t>
        </w:r>
      </w:ins>
      <w:ins w:id="238" w:author="Andrew Delamater" w:date="2025-06-20T14:07:00Z" w16du:dateUtc="2025-06-20T18:07:00Z">
        <w:r w:rsidR="002377A0">
          <w:rPr>
            <w:rFonts w:ascii="Times New Roman" w:hAnsi="Times New Roman" w:cs="Times New Roman"/>
            <w:color w:val="000000"/>
          </w:rPr>
          <w:t xml:space="preserve"> </w:t>
        </w:r>
      </w:ins>
      <w:del w:id="239" w:author="Andrew Delamater" w:date="2025-06-20T14:06:00Z" w16du:dateUtc="2025-06-20T18:06:00Z">
        <w:r w:rsidR="00482226" w:rsidRPr="00482226" w:rsidDel="002377A0">
          <w:rPr>
            <w:rFonts w:ascii="Times New Roman" w:hAnsi="Times New Roman" w:cs="Times New Roman"/>
            <w:color w:val="000000"/>
          </w:rPr>
          <w:delText xml:space="preserve">In the second phase, if agents developed common coding, they should learn faster a condition where all the pairings are reversed (total reversal; e.g., A→X, B→X, C→W, and D→W for the MTO case) compared to when only half of the pairings are reversed (partial reversal; A→W, B→X, C→W, and D→X; </w:delText>
        </w:r>
        <w:r w:rsidR="00482226" w:rsidRPr="001C6498" w:rsidDel="002377A0">
          <w:rPr>
            <w:rFonts w:ascii="Times New Roman" w:hAnsi="Times New Roman" w:cs="Times New Roman"/>
            <w:b/>
            <w:bCs/>
            <w:color w:val="000000"/>
          </w:rPr>
          <w:delText>Table 1</w:delText>
        </w:r>
        <w:r w:rsidR="00482226" w:rsidRPr="00482226" w:rsidDel="002377A0">
          <w:rPr>
            <w:rFonts w:ascii="Times New Roman" w:hAnsi="Times New Roman" w:cs="Times New Roman"/>
            <w:color w:val="000000"/>
          </w:rPr>
          <w:delText>).</w:delText>
        </w:r>
        <w:r w:rsidR="00DC201F" w:rsidDel="002377A0">
          <w:rPr>
            <w:rFonts w:ascii="Times New Roman" w:hAnsi="Times New Roman" w:cs="Times New Roman"/>
            <w:color w:val="000000"/>
          </w:rPr>
          <w:delText xml:space="preserve"> </w:delText>
        </w:r>
      </w:del>
    </w:p>
    <w:p w14:paraId="5467D6D5" w14:textId="4D7C8A30" w:rsidR="00B8431C" w:rsidRDefault="002377A0" w:rsidP="002377A0">
      <w:pPr>
        <w:ind w:firstLine="720"/>
        <w:rPr>
          <w:rFonts w:ascii="Times New Roman" w:hAnsi="Times New Roman" w:cs="Times New Roman"/>
        </w:rPr>
      </w:pPr>
      <w:ins w:id="240" w:author="Andrew Delamater" w:date="2025-06-20T14:08:00Z" w16du:dateUtc="2025-06-20T18:08:00Z">
        <w:r>
          <w:rPr>
            <w:rFonts w:ascii="Times New Roman" w:hAnsi="Times New Roman" w:cs="Times New Roman"/>
          </w:rPr>
          <w:t>During a</w:t>
        </w:r>
      </w:ins>
      <w:del w:id="241" w:author="Andrew Delamater" w:date="2025-06-20T14:08:00Z" w16du:dateUtc="2025-06-20T18:08:00Z">
        <w:r w:rsidR="00B8431C" w:rsidRPr="00B8431C" w:rsidDel="002377A0">
          <w:rPr>
            <w:rFonts w:ascii="Times New Roman" w:hAnsi="Times New Roman" w:cs="Times New Roman"/>
          </w:rPr>
          <w:delText>In the</w:delText>
        </w:r>
      </w:del>
      <w:r w:rsidR="00B8431C" w:rsidRPr="00B8431C">
        <w:rPr>
          <w:rFonts w:ascii="Times New Roman" w:hAnsi="Times New Roman" w:cs="Times New Roman"/>
        </w:rPr>
        <w:t xml:space="preserve"> total reversal</w:t>
      </w:r>
      <w:del w:id="242" w:author="Andrew Delamater" w:date="2025-06-20T14:09:00Z" w16du:dateUtc="2025-06-20T18:09:00Z">
        <w:r w:rsidR="00B8431C" w:rsidRPr="00B8431C" w:rsidDel="002377A0">
          <w:rPr>
            <w:rFonts w:ascii="Times New Roman" w:hAnsi="Times New Roman" w:cs="Times New Roman"/>
          </w:rPr>
          <w:delText xml:space="preserve"> condition</w:delText>
        </w:r>
      </w:del>
      <w:r w:rsidR="00B8431C" w:rsidRPr="00B8431C">
        <w:rPr>
          <w:rFonts w:ascii="Times New Roman" w:hAnsi="Times New Roman" w:cs="Times New Roman"/>
        </w:rPr>
        <w:t xml:space="preserve">, </w:t>
      </w:r>
      <w:ins w:id="243" w:author="Andrew Delamater" w:date="2025-06-20T14:11:00Z" w16du:dateUtc="2025-06-20T18:11:00Z">
        <w:r w:rsidR="000476FC">
          <w:rPr>
            <w:rFonts w:ascii="Times New Roman" w:hAnsi="Times New Roman" w:cs="Times New Roman"/>
          </w:rPr>
          <w:t xml:space="preserve">all </w:t>
        </w:r>
      </w:ins>
      <w:ins w:id="244" w:author="Andrew Delamater" w:date="2025-06-20T14:09:00Z" w16du:dateUtc="2025-06-20T18:09:00Z">
        <w:r>
          <w:rPr>
            <w:rFonts w:ascii="Times New Roman" w:hAnsi="Times New Roman" w:cs="Times New Roman"/>
          </w:rPr>
          <w:t xml:space="preserve">the exemplar-category assignments are switched. If </w:t>
        </w:r>
      </w:ins>
      <w:ins w:id="245" w:author="Andrew Delamater" w:date="2025-06-20T14:10:00Z" w16du:dateUtc="2025-06-20T18:10:00Z">
        <w:r>
          <w:rPr>
            <w:rFonts w:ascii="Times New Roman" w:hAnsi="Times New Roman" w:cs="Times New Roman"/>
          </w:rPr>
          <w:t xml:space="preserve">common coding occurs, then learning the total reversal would simply involve reassigning the </w:t>
        </w:r>
      </w:ins>
      <w:ins w:id="246" w:author="Andrew Delamater" w:date="2025-06-20T14:11:00Z" w16du:dateUtc="2025-06-20T18:11:00Z">
        <w:r w:rsidR="000476FC">
          <w:rPr>
            <w:rFonts w:ascii="Times New Roman" w:hAnsi="Times New Roman" w:cs="Times New Roman"/>
          </w:rPr>
          <w:t xml:space="preserve">internal </w:t>
        </w:r>
      </w:ins>
      <w:ins w:id="247" w:author="Andrew Delamater" w:date="2025-06-20T14:10:00Z" w16du:dateUtc="2025-06-20T18:10:00Z">
        <w:r>
          <w:rPr>
            <w:rFonts w:ascii="Times New Roman" w:hAnsi="Times New Roman" w:cs="Times New Roman"/>
          </w:rPr>
          <w:t>common codes</w:t>
        </w:r>
      </w:ins>
      <w:ins w:id="248" w:author="Andrew Delamater" w:date="2025-06-20T14:11:00Z" w16du:dateUtc="2025-06-20T18:11:00Z">
        <w:r w:rsidR="000476FC">
          <w:rPr>
            <w:rFonts w:ascii="Times New Roman" w:hAnsi="Times New Roman" w:cs="Times New Roman"/>
          </w:rPr>
          <w:t xml:space="preserve"> attached to each exemplar</w:t>
        </w:r>
      </w:ins>
      <w:ins w:id="249" w:author="Andrew Delamater" w:date="2025-06-20T14:10:00Z" w16du:dateUtc="2025-06-20T18:10:00Z">
        <w:r>
          <w:rPr>
            <w:rFonts w:ascii="Times New Roman" w:hAnsi="Times New Roman" w:cs="Times New Roman"/>
          </w:rPr>
          <w:t xml:space="preserve"> with </w:t>
        </w:r>
        <w:r w:rsidR="000476FC">
          <w:rPr>
            <w:rFonts w:ascii="Times New Roman" w:hAnsi="Times New Roman" w:cs="Times New Roman"/>
          </w:rPr>
          <w:t>the updated category assignment</w:t>
        </w:r>
      </w:ins>
      <w:ins w:id="250" w:author="Andrew Delamater" w:date="2025-06-20T14:11:00Z" w16du:dateUtc="2025-06-20T18:11:00Z">
        <w:r w:rsidR="000476FC">
          <w:rPr>
            <w:rFonts w:ascii="Times New Roman" w:hAnsi="Times New Roman" w:cs="Times New Roman"/>
          </w:rPr>
          <w:t xml:space="preserve"> and this should be relatively easy</w:t>
        </w:r>
      </w:ins>
      <w:ins w:id="251" w:author="Andrew Delamater" w:date="2025-06-20T14:10:00Z" w16du:dateUtc="2025-06-20T18:10:00Z">
        <w:r w:rsidR="000476FC">
          <w:rPr>
            <w:rFonts w:ascii="Times New Roman" w:hAnsi="Times New Roman" w:cs="Times New Roman"/>
          </w:rPr>
          <w:t>.</w:t>
        </w:r>
      </w:ins>
      <w:del w:id="252" w:author="Andrew Delamater" w:date="2025-06-20T14:11:00Z" w16du:dateUtc="2025-06-20T18:11:00Z">
        <w:r w:rsidR="00B8431C" w:rsidRPr="00B8431C" w:rsidDel="000476FC">
          <w:rPr>
            <w:rFonts w:ascii="Times New Roman" w:hAnsi="Times New Roman" w:cs="Times New Roman"/>
          </w:rPr>
          <w:delText>the common coding associations remain but with different outcomes.</w:delText>
        </w:r>
      </w:del>
      <w:r w:rsidR="00B8431C" w:rsidRPr="00B8431C">
        <w:rPr>
          <w:rFonts w:ascii="Times New Roman" w:hAnsi="Times New Roman" w:cs="Times New Roman"/>
        </w:rPr>
        <w:t xml:space="preserve"> In contrast, </w:t>
      </w:r>
      <w:ins w:id="253" w:author="Andrew Delamater" w:date="2025-06-20T14:11:00Z" w16du:dateUtc="2025-06-20T18:11:00Z">
        <w:r w:rsidR="000476FC">
          <w:rPr>
            <w:rFonts w:ascii="Times New Roman" w:hAnsi="Times New Roman" w:cs="Times New Roman"/>
          </w:rPr>
          <w:t xml:space="preserve">in </w:t>
        </w:r>
      </w:ins>
      <w:r w:rsidR="00B8431C" w:rsidRPr="00B8431C">
        <w:rPr>
          <w:rFonts w:ascii="Times New Roman" w:hAnsi="Times New Roman" w:cs="Times New Roman"/>
        </w:rPr>
        <w:t xml:space="preserve">the partial reversal condition </w:t>
      </w:r>
      <w:ins w:id="254" w:author="Andrew Delamater" w:date="2025-06-20T14:12:00Z" w16du:dateUtc="2025-06-20T18:12:00Z">
        <w:r w:rsidR="000476FC">
          <w:rPr>
            <w:rFonts w:ascii="Times New Roman" w:hAnsi="Times New Roman" w:cs="Times New Roman"/>
          </w:rPr>
          <w:t xml:space="preserve">only half the original exemplar-category assignments are reversed. This </w:t>
        </w:r>
      </w:ins>
      <w:r w:rsidR="00B8431C" w:rsidRPr="00B8431C">
        <w:rPr>
          <w:rFonts w:ascii="Times New Roman" w:hAnsi="Times New Roman" w:cs="Times New Roman"/>
        </w:rPr>
        <w:t xml:space="preserve">requires </w:t>
      </w:r>
      <w:ins w:id="255" w:author="Andrew Delamater" w:date="2025-06-20T14:13:00Z" w16du:dateUtc="2025-06-20T18:13:00Z">
        <w:r w:rsidR="000476FC">
          <w:rPr>
            <w:rFonts w:ascii="Times New Roman" w:hAnsi="Times New Roman" w:cs="Times New Roman"/>
          </w:rPr>
          <w:t xml:space="preserve">a complete </w:t>
        </w:r>
      </w:ins>
      <w:r w:rsidR="00B8431C" w:rsidRPr="00B8431C">
        <w:rPr>
          <w:rFonts w:ascii="Times New Roman" w:hAnsi="Times New Roman" w:cs="Times New Roman"/>
        </w:rPr>
        <w:t xml:space="preserve">remapping </w:t>
      </w:r>
      <w:ins w:id="256" w:author="Andrew Delamater" w:date="2025-06-20T14:13:00Z" w16du:dateUtc="2025-06-20T18:13:00Z">
        <w:r w:rsidR="000476FC">
          <w:rPr>
            <w:rFonts w:ascii="Times New Roman" w:hAnsi="Times New Roman" w:cs="Times New Roman"/>
          </w:rPr>
          <w:t xml:space="preserve">of </w:t>
        </w:r>
      </w:ins>
      <w:r w:rsidR="00B8431C" w:rsidRPr="00B8431C">
        <w:rPr>
          <w:rFonts w:ascii="Times New Roman" w:hAnsi="Times New Roman" w:cs="Times New Roman"/>
        </w:rPr>
        <w:t xml:space="preserve">the </w:t>
      </w:r>
      <w:del w:id="257" w:author="Andrew Delamater" w:date="2025-06-20T14:13:00Z" w16du:dateUtc="2025-06-20T18:13:00Z">
        <w:r w:rsidR="00B8431C" w:rsidRPr="00B8431C" w:rsidDel="000476FC">
          <w:rPr>
            <w:rFonts w:ascii="Times New Roman" w:hAnsi="Times New Roman" w:cs="Times New Roman"/>
          </w:rPr>
          <w:delText>within-</w:delText>
        </w:r>
      </w:del>
      <w:del w:id="258" w:author="Andrew Delamater" w:date="2025-06-20T14:12:00Z" w16du:dateUtc="2025-06-20T18:12:00Z">
        <w:r w:rsidR="00B8431C" w:rsidRPr="00B8431C" w:rsidDel="000476FC">
          <w:rPr>
            <w:rFonts w:ascii="Times New Roman" w:hAnsi="Times New Roman" w:cs="Times New Roman"/>
          </w:rPr>
          <w:delText xml:space="preserve">stimulus </w:delText>
        </w:r>
      </w:del>
      <w:del w:id="259" w:author="Andrew Delamater" w:date="2025-06-20T14:13:00Z" w16du:dateUtc="2025-06-20T18:13:00Z">
        <w:r w:rsidR="00B8431C" w:rsidRPr="00B8431C" w:rsidDel="000476FC">
          <w:rPr>
            <w:rFonts w:ascii="Times New Roman" w:hAnsi="Times New Roman" w:cs="Times New Roman"/>
          </w:rPr>
          <w:delText>associations by</w:delText>
        </w:r>
      </w:del>
      <w:ins w:id="260" w:author="Andrew Delamater" w:date="2025-06-20T14:13:00Z" w16du:dateUtc="2025-06-20T18:13:00Z">
        <w:r w:rsidR="000476FC">
          <w:rPr>
            <w:rFonts w:ascii="Times New Roman" w:hAnsi="Times New Roman" w:cs="Times New Roman"/>
          </w:rPr>
          <w:t>exemplar-category</w:t>
        </w:r>
      </w:ins>
      <w:r w:rsidR="00B8431C" w:rsidRPr="00B8431C">
        <w:rPr>
          <w:rFonts w:ascii="Times New Roman" w:hAnsi="Times New Roman" w:cs="Times New Roman"/>
        </w:rPr>
        <w:t xml:space="preserve"> common cod</w:t>
      </w:r>
      <w:ins w:id="261" w:author="Andrew Delamater" w:date="2025-06-20T14:13:00Z" w16du:dateUtc="2025-06-20T18:13:00Z">
        <w:r w:rsidR="000476FC">
          <w:rPr>
            <w:rFonts w:ascii="Times New Roman" w:hAnsi="Times New Roman" w:cs="Times New Roman"/>
          </w:rPr>
          <w:t>es</w:t>
        </w:r>
      </w:ins>
      <w:ins w:id="262" w:author="Andrew Delamater" w:date="2025-06-20T14:14:00Z" w16du:dateUtc="2025-06-20T18:14:00Z">
        <w:r w:rsidR="000476FC">
          <w:rPr>
            <w:rFonts w:ascii="Times New Roman" w:hAnsi="Times New Roman" w:cs="Times New Roman"/>
          </w:rPr>
          <w:t xml:space="preserve"> since exemplars from each original category are now treated differently than before</w:t>
        </w:r>
      </w:ins>
      <w:del w:id="263" w:author="Andrew Delamater" w:date="2025-06-20T14:13:00Z" w16du:dateUtc="2025-06-20T18:13:00Z">
        <w:r w:rsidR="00B8431C" w:rsidRPr="00B8431C" w:rsidDel="000476FC">
          <w:rPr>
            <w:rFonts w:ascii="Times New Roman" w:hAnsi="Times New Roman" w:cs="Times New Roman"/>
          </w:rPr>
          <w:delText>ing</w:delText>
        </w:r>
      </w:del>
      <w:r w:rsidR="00B8431C" w:rsidRPr="00B8431C">
        <w:rPr>
          <w:rFonts w:ascii="Times New Roman" w:hAnsi="Times New Roman" w:cs="Times New Roman"/>
        </w:rPr>
        <w:t xml:space="preserve">. Faster </w:t>
      </w:r>
      <w:ins w:id="264" w:author="Andrew Delamater" w:date="2025-06-20T14:14:00Z" w16du:dateUtc="2025-06-20T18:14:00Z">
        <w:r w:rsidR="000476FC">
          <w:rPr>
            <w:rFonts w:ascii="Times New Roman" w:hAnsi="Times New Roman" w:cs="Times New Roman"/>
          </w:rPr>
          <w:t xml:space="preserve">total than partial reversal </w:t>
        </w:r>
      </w:ins>
      <w:r w:rsidR="00B8431C" w:rsidRPr="00B8431C">
        <w:rPr>
          <w:rFonts w:ascii="Times New Roman" w:hAnsi="Times New Roman" w:cs="Times New Roman"/>
        </w:rPr>
        <w:t xml:space="preserve">learning </w:t>
      </w:r>
      <w:del w:id="265" w:author="Andrew Delamater" w:date="2025-06-20T14:14:00Z" w16du:dateUtc="2025-06-20T18:14:00Z">
        <w:r w:rsidR="00B8431C" w:rsidRPr="00B8431C" w:rsidDel="000476FC">
          <w:rPr>
            <w:rFonts w:ascii="Times New Roman" w:hAnsi="Times New Roman" w:cs="Times New Roman"/>
          </w:rPr>
          <w:delText xml:space="preserve">in total reversal </w:delText>
        </w:r>
      </w:del>
      <w:r w:rsidR="00B8431C" w:rsidRPr="00B8431C">
        <w:rPr>
          <w:rFonts w:ascii="Times New Roman" w:hAnsi="Times New Roman" w:cs="Times New Roman"/>
        </w:rPr>
        <w:t xml:space="preserve">has been observed in </w:t>
      </w:r>
      <w:del w:id="266" w:author="Andrew Delamater" w:date="2025-06-20T14:14:00Z" w16du:dateUtc="2025-06-20T18:14:00Z">
        <w:r w:rsidR="00B8431C" w:rsidRPr="00B8431C" w:rsidDel="000476FC">
          <w:rPr>
            <w:rFonts w:ascii="Times New Roman" w:hAnsi="Times New Roman" w:cs="Times New Roman"/>
          </w:rPr>
          <w:delText>MTO tasks compared to OTM</w:delText>
        </w:r>
      </w:del>
      <w:ins w:id="267" w:author="Andrew Delamater" w:date="2025-06-20T14:14:00Z" w16du:dateUtc="2025-06-20T18:14:00Z">
        <w:r w:rsidR="000476FC">
          <w:rPr>
            <w:rFonts w:ascii="Times New Roman" w:hAnsi="Times New Roman" w:cs="Times New Roman"/>
          </w:rPr>
          <w:t>pigeons, rodents,</w:t>
        </w:r>
      </w:ins>
      <w:ins w:id="268" w:author="Andrew Delamater" w:date="2025-06-20T14:15:00Z" w16du:dateUtc="2025-06-20T18:15:00Z">
        <w:r w:rsidR="000476FC">
          <w:rPr>
            <w:rFonts w:ascii="Times New Roman" w:hAnsi="Times New Roman" w:cs="Times New Roman"/>
          </w:rPr>
          <w:t xml:space="preserve"> and humans in related tasks</w:t>
        </w:r>
      </w:ins>
      <w:r w:rsidR="001C6498" w:rsidRPr="001C649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
          <w:id w:val="550277947"/>
          <w:placeholder>
            <w:docPart w:val="A5964B004E254DDD9610524B24850293"/>
          </w:placeholder>
        </w:sdtPr>
        <w:sdtContent>
          <w:r w:rsidR="00A015C8" w:rsidRPr="00A015C8">
            <w:rPr>
              <w:rFonts w:eastAsia="Times New Roman"/>
              <w:color w:val="000000"/>
            </w:rPr>
            <w:t>(Delamater &amp; Joseph, 2000; Urcuioli et al., 1995)</w:t>
          </w:r>
        </w:sdtContent>
      </w:sdt>
      <w:ins w:id="269" w:author="Andrew Delamater" w:date="2025-06-20T14:15:00Z" w16du:dateUtc="2025-06-20T18:15:00Z">
        <w:r w:rsidR="000476FC">
          <w:rPr>
            <w:rFonts w:ascii="Times New Roman" w:hAnsi="Times New Roman" w:cs="Times New Roman"/>
          </w:rPr>
          <w:t xml:space="preserve">.  The rationale </w:t>
        </w:r>
      </w:ins>
      <w:ins w:id="270" w:author="Andrew Delamater" w:date="2025-06-20T14:17:00Z" w16du:dateUtc="2025-06-20T18:17:00Z">
        <w:r w:rsidR="000476FC">
          <w:rPr>
            <w:rFonts w:ascii="Times New Roman" w:hAnsi="Times New Roman" w:cs="Times New Roman"/>
          </w:rPr>
          <w:t>for</w:t>
        </w:r>
      </w:ins>
      <w:ins w:id="271" w:author="Andrew Delamater" w:date="2025-06-20T14:15:00Z" w16du:dateUtc="2025-06-20T18:15:00Z">
        <w:r w:rsidR="000476FC">
          <w:rPr>
            <w:rFonts w:ascii="Times New Roman" w:hAnsi="Times New Roman" w:cs="Times New Roman"/>
          </w:rPr>
          <w:t xml:space="preserve"> the present experiment </w:t>
        </w:r>
      </w:ins>
      <w:ins w:id="272" w:author="Andrew Delamater" w:date="2025-06-20T14:17:00Z" w16du:dateUtc="2025-06-20T18:17:00Z">
        <w:r w:rsidR="000476FC">
          <w:rPr>
            <w:rFonts w:ascii="Times New Roman" w:hAnsi="Times New Roman" w:cs="Times New Roman"/>
          </w:rPr>
          <w:t>is</w:t>
        </w:r>
      </w:ins>
      <w:ins w:id="273" w:author="Andrew Delamater" w:date="2025-06-20T14:15:00Z" w16du:dateUtc="2025-06-20T18:15:00Z">
        <w:r w:rsidR="000476FC">
          <w:rPr>
            <w:rFonts w:ascii="Times New Roman" w:hAnsi="Times New Roman" w:cs="Times New Roman"/>
          </w:rPr>
          <w:t xml:space="preserve"> to investigate this total/partial reversal effect using</w:t>
        </w:r>
      </w:ins>
      <w:ins w:id="274" w:author="Andrew Delamater" w:date="2025-06-20T14:16:00Z" w16du:dateUtc="2025-06-20T18:16:00Z">
        <w:r w:rsidR="000476FC">
          <w:rPr>
            <w:rFonts w:ascii="Times New Roman" w:hAnsi="Times New Roman" w:cs="Times New Roman"/>
          </w:rPr>
          <w:t xml:space="preserve"> a</w:t>
        </w:r>
      </w:ins>
      <w:ins w:id="275" w:author="Andrew Delamater" w:date="2025-06-20T14:15:00Z" w16du:dateUtc="2025-06-20T18:15:00Z">
        <w:r w:rsidR="000476FC">
          <w:rPr>
            <w:rFonts w:ascii="Times New Roman" w:hAnsi="Times New Roman" w:cs="Times New Roman"/>
          </w:rPr>
          <w:t xml:space="preserve"> m</w:t>
        </w:r>
      </w:ins>
      <w:ins w:id="276" w:author="Andrew Delamater" w:date="2025-06-20T14:16:00Z" w16du:dateUtc="2025-06-20T18:16:00Z">
        <w:r w:rsidR="000476FC">
          <w:rPr>
            <w:rFonts w:ascii="Times New Roman" w:hAnsi="Times New Roman" w:cs="Times New Roman"/>
          </w:rPr>
          <w:t>ore standard human categorization task</w:t>
        </w:r>
      </w:ins>
      <w:ins w:id="277" w:author="Andrew Delamater" w:date="2025-06-20T14:17:00Z" w16du:dateUtc="2025-06-20T18:17:00Z">
        <w:r w:rsidR="000476FC">
          <w:rPr>
            <w:rFonts w:ascii="Times New Roman" w:hAnsi="Times New Roman" w:cs="Times New Roman"/>
          </w:rPr>
          <w:t xml:space="preserve"> than </w:t>
        </w:r>
        <w:r w:rsidR="000476FC">
          <w:rPr>
            <w:rFonts w:ascii="Times New Roman" w:hAnsi="Times New Roman" w:cs="Times New Roman"/>
          </w:rPr>
          <w:lastRenderedPageBreak/>
          <w:t>has been reported in the literature. In Experiment 1a we</w:t>
        </w:r>
      </w:ins>
      <w:ins w:id="278" w:author="Andrew Delamater" w:date="2025-06-20T15:40:00Z" w16du:dateUtc="2025-06-20T19:40:00Z">
        <w:r w:rsidR="00E458F4">
          <w:rPr>
            <w:rFonts w:ascii="Times New Roman" w:hAnsi="Times New Roman" w:cs="Times New Roman"/>
          </w:rPr>
          <w:t xml:space="preserve"> trained participants on a 4-exemplar and in Experiment 1b an 8-exemplar categorization task</w:t>
        </w:r>
      </w:ins>
      <w:ins w:id="279" w:author="Andrew Delamater" w:date="2025-06-20T14:16:00Z" w16du:dateUtc="2025-06-20T18:16:00Z">
        <w:r w:rsidR="000476FC">
          <w:rPr>
            <w:rFonts w:ascii="Times New Roman" w:hAnsi="Times New Roman" w:cs="Times New Roman"/>
          </w:rPr>
          <w:t>.</w:t>
        </w:r>
      </w:ins>
      <w:del w:id="280" w:author="Andrew Delamater" w:date="2025-06-20T14:15:00Z" w16du:dateUtc="2025-06-20T18:15:00Z">
        <w:r w:rsidR="00B8431C" w:rsidRPr="00B8431C" w:rsidDel="000476FC">
          <w:rPr>
            <w:rFonts w:ascii="Times New Roman" w:hAnsi="Times New Roman" w:cs="Times New Roman"/>
          </w:rPr>
          <w:delText>,</w:delText>
        </w:r>
      </w:del>
      <w:r w:rsidR="00B8431C" w:rsidRPr="00B8431C">
        <w:rPr>
          <w:rFonts w:ascii="Times New Roman" w:hAnsi="Times New Roman" w:cs="Times New Roman"/>
        </w:rPr>
        <w:t xml:space="preserve"> </w:t>
      </w:r>
      <w:del w:id="281" w:author="Andrew Delamater" w:date="2025-06-20T14:15:00Z" w16du:dateUtc="2025-06-20T18:15:00Z">
        <w:r w:rsidR="00B8431C" w:rsidRPr="00B8431C" w:rsidDel="000476FC">
          <w:rPr>
            <w:rFonts w:ascii="Times New Roman" w:hAnsi="Times New Roman" w:cs="Times New Roman"/>
          </w:rPr>
          <w:delText xml:space="preserve">likely because OTM does not explicitly present the two sample stimuli together, whereas MTO does, facilitating common coding. </w:delText>
        </w:r>
      </w:del>
      <w:del w:id="282" w:author="Andrew Delamater" w:date="2025-06-20T14:17:00Z" w16du:dateUtc="2025-06-20T18:17:00Z">
        <w:r w:rsidR="00B8431C" w:rsidRPr="00B8431C" w:rsidDel="000476FC">
          <w:rPr>
            <w:rFonts w:ascii="Times New Roman" w:hAnsi="Times New Roman" w:cs="Times New Roman"/>
          </w:rPr>
          <w:delText>In the next section, we highlight the computational model we used and explain how it can achieve faster total reversal.</w:delText>
        </w:r>
      </w:del>
    </w:p>
    <w:p w14:paraId="6D9939A3" w14:textId="2A45045F" w:rsidR="00620378" w:rsidRDefault="00620378">
      <w:pPr>
        <w:rPr>
          <w:rFonts w:ascii="Times New Roman" w:hAnsi="Times New Roman" w:cs="Times New Roman"/>
        </w:rPr>
      </w:pPr>
      <w:r>
        <w:rPr>
          <w:rFonts w:ascii="Times New Roman" w:hAnsi="Times New Roman" w:cs="Times New Roman"/>
        </w:rPr>
        <w:br w:type="page"/>
      </w:r>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1630EB" w14:paraId="10364031" w14:textId="77777777"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77777777" w:rsidR="001630EB" w:rsidRPr="001630EB" w:rsidRDefault="001630EB" w:rsidP="00122C5B">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lastRenderedPageBreak/>
              <w:t>Table 1.</w:t>
            </w:r>
            <w:r w:rsidRPr="001630EB">
              <w:rPr>
                <w:rFonts w:ascii="Times New Roman" w:eastAsia="Times New Roman" w:hAnsi="Times New Roman" w:cs="Times New Roman"/>
                <w:color w:val="000000"/>
                <w:lang w:eastAsia="en-GB"/>
                <w14:ligatures w14:val="none"/>
              </w:rPr>
              <w:t> </w:t>
            </w:r>
          </w:p>
        </w:tc>
      </w:tr>
      <w:tr w:rsidR="001630EB" w:rsidRPr="001630EB" w14:paraId="755D977E" w14:textId="77777777"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(easy)</w:t>
            </w:r>
          </w:p>
        </w:tc>
      </w:tr>
      <w:tr w:rsidR="001630EB" w:rsidRPr="001630EB" w14:paraId="2693A731" w14:textId="77777777"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77777777" w:rsidR="001630EB" w:rsidRPr="001630EB"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Total Reversal</w:t>
            </w:r>
          </w:p>
        </w:tc>
        <w:tc>
          <w:tcPr>
            <w:tcW w:w="5093" w:type="dxa"/>
            <w:gridSpan w:val="5"/>
            <w:tcBorders>
              <w:top w:val="single" w:sz="4" w:space="0" w:color="auto"/>
              <w:left w:val="nil"/>
              <w:bottom w:val="nil"/>
              <w:right w:val="nil"/>
            </w:tcBorders>
            <w:shd w:val="clear" w:color="000000" w:fill="FFFFFF"/>
            <w:noWrap/>
            <w:vAlign w:val="bottom"/>
            <w:hideMark/>
          </w:tcPr>
          <w:p w14:paraId="18B6597C" w14:textId="77777777" w:rsidR="001630EB" w:rsidRPr="001630EB"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Partial Reversal</w:t>
            </w:r>
          </w:p>
        </w:tc>
      </w:tr>
      <w:tr w:rsidR="001630EB" w:rsidRPr="001630EB" w14:paraId="1D8E967B"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517C84F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3106696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5E0559B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0E4EE8FE"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044D1E43"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1630EB" w:rsidRPr="001630EB" w14:paraId="739B5EB0"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7ABDD86E"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6024F29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047B7AB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101FEC5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33B9A27D"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1630EB" w:rsidRPr="001630EB" w14:paraId="5A5500F5" w14:textId="77777777"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69F7BC5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0020AE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9695F4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6A79812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525BDAB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28E3088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8CC1A8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921CEC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6106BB8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Condition</w:t>
            </w:r>
          </w:p>
        </w:tc>
      </w:tr>
      <w:tr w:rsidR="001630EB" w:rsidRPr="001630EB" w14:paraId="36C6A453" w14:textId="77777777" w:rsidTr="00122C5B">
        <w:trPr>
          <w:trHeight w:val="280"/>
        </w:trPr>
        <w:tc>
          <w:tcPr>
            <w:tcW w:w="905" w:type="dxa"/>
            <w:tcBorders>
              <w:top w:val="nil"/>
              <w:left w:val="nil"/>
              <w:bottom w:val="nil"/>
              <w:right w:val="nil"/>
            </w:tcBorders>
            <w:shd w:val="clear" w:color="000000" w:fill="FFFFFF"/>
            <w:noWrap/>
            <w:vAlign w:val="bottom"/>
            <w:hideMark/>
          </w:tcPr>
          <w:p w14:paraId="0A12ABD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956519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4F84A71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2F0B98D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6AF253E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6D88C34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32B8E51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7A39A34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1038F724"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746DE3B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1630EB" w:rsidRPr="001630EB" w14:paraId="69C0B0F2" w14:textId="77777777" w:rsidTr="00122C5B">
        <w:trPr>
          <w:trHeight w:val="280"/>
        </w:trPr>
        <w:tc>
          <w:tcPr>
            <w:tcW w:w="905" w:type="dxa"/>
            <w:tcBorders>
              <w:top w:val="nil"/>
              <w:left w:val="nil"/>
              <w:bottom w:val="nil"/>
              <w:right w:val="nil"/>
            </w:tcBorders>
            <w:shd w:val="clear" w:color="000000" w:fill="FFFFFF"/>
            <w:noWrap/>
            <w:vAlign w:val="bottom"/>
            <w:hideMark/>
          </w:tcPr>
          <w:p w14:paraId="7D9AD5E5"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80CB8E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5B1EB34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43CFEB6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1A86B4F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3CDA67A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21C7B41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555575D"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6053F5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25AA035"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1630EB" w:rsidRPr="001630EB" w14:paraId="5B2A108D" w14:textId="77777777" w:rsidTr="00122C5B">
        <w:trPr>
          <w:trHeight w:val="280"/>
        </w:trPr>
        <w:tc>
          <w:tcPr>
            <w:tcW w:w="905" w:type="dxa"/>
            <w:tcBorders>
              <w:top w:val="nil"/>
              <w:left w:val="nil"/>
              <w:bottom w:val="nil"/>
              <w:right w:val="nil"/>
            </w:tcBorders>
            <w:shd w:val="clear" w:color="000000" w:fill="FFFFFF"/>
            <w:noWrap/>
            <w:vAlign w:val="bottom"/>
            <w:hideMark/>
          </w:tcPr>
          <w:p w14:paraId="20512DC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554F69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783EE0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B4F0B6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274991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E214C1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E70CE3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8A324B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75C43E1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48E1E3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1630EB" w:rsidRPr="001630EB" w14:paraId="1B49A7B1" w14:textId="77777777" w:rsidTr="00122C5B">
        <w:trPr>
          <w:trHeight w:val="280"/>
        </w:trPr>
        <w:tc>
          <w:tcPr>
            <w:tcW w:w="905" w:type="dxa"/>
            <w:tcBorders>
              <w:top w:val="nil"/>
              <w:left w:val="nil"/>
              <w:bottom w:val="nil"/>
              <w:right w:val="nil"/>
            </w:tcBorders>
            <w:shd w:val="clear" w:color="000000" w:fill="FFFFFF"/>
            <w:noWrap/>
            <w:vAlign w:val="bottom"/>
            <w:hideMark/>
          </w:tcPr>
          <w:p w14:paraId="77C9D2A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14A2496D"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30E7937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11374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1281E8E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1CD1689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8A583C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70BD41D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794633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2AF548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1630EB" w:rsidRPr="001630EB" w14:paraId="317E0947" w14:textId="7777777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Note</w:t>
            </w:r>
            <w:r w:rsidRPr="001630EB">
              <w:rPr>
                <w:rFonts w:ascii="Times New Roman" w:eastAsia="Times New Roman" w:hAnsi="Times New Roman" w:cs="Times New Roman"/>
                <w:color w:val="000000"/>
                <w:lang w:eastAsia="en-GB"/>
                <w14:ligatures w14:val="none"/>
              </w:rPr>
              <w:t xml:space="preserve">: A, B, C, and </w:t>
            </w:r>
            <w:proofErr w:type="spellStart"/>
            <w:r w:rsidRPr="001630EB">
              <w:rPr>
                <w:rFonts w:ascii="Times New Roman" w:eastAsia="Times New Roman" w:hAnsi="Times New Roman" w:cs="Times New Roman"/>
                <w:color w:val="000000"/>
                <w:lang w:eastAsia="en-GB"/>
                <w14:ligatures w14:val="none"/>
              </w:rPr>
              <w:t>D are</w:t>
            </w:r>
            <w:proofErr w:type="spellEnd"/>
            <w:r w:rsidRPr="001630EB">
              <w:rPr>
                <w:rFonts w:ascii="Times New Roman" w:eastAsia="Times New Roman" w:hAnsi="Times New Roman" w:cs="Times New Roman"/>
                <w:color w:val="000000"/>
                <w:lang w:eastAsia="en-GB"/>
                <w14:ligatures w14:val="none"/>
              </w:rPr>
              <w:t xml:space="preserve"> cues in form of fractals; S← and →N are two distinct response categories (Cat.).</w:t>
            </w:r>
          </w:p>
        </w:tc>
      </w:tr>
    </w:tbl>
    <w:p w14:paraId="2AFDEEDC" w14:textId="77777777" w:rsidR="001630EB" w:rsidRDefault="001630EB" w:rsidP="001630EB">
      <w:pPr>
        <w:rPr>
          <w:rFonts w:ascii="Times New Roman" w:hAnsi="Times New Roman" w:cs="Times New Roman"/>
        </w:rPr>
      </w:pPr>
    </w:p>
    <w:p w14:paraId="47777E63" w14:textId="77777777" w:rsidR="00EA2720" w:rsidRDefault="00EA2720" w:rsidP="001630EB">
      <w:pPr>
        <w:rPr>
          <w:rFonts w:ascii="Times New Roman" w:hAnsi="Times New Roman" w:cs="Times New Roman"/>
        </w:rPr>
      </w:pPr>
    </w:p>
    <w:p w14:paraId="5961986D" w14:textId="24296761" w:rsidR="00E86DCB" w:rsidRPr="001630EB" w:rsidRDefault="00E86DCB" w:rsidP="00E86DCB">
      <w:pPr>
        <w:pStyle w:val="Heading2"/>
        <w:rPr>
          <w:rFonts w:ascii="Times New Roman" w:hAnsi="Times New Roman" w:cs="Times New Roman"/>
          <w:color w:val="auto"/>
        </w:rPr>
      </w:pPr>
      <w:commentRangeStart w:id="283"/>
      <w:r w:rsidRPr="001630EB">
        <w:rPr>
          <w:rFonts w:ascii="Times New Roman" w:hAnsi="Times New Roman" w:cs="Times New Roman"/>
        </w:rPr>
        <w:t>Modelling</w:t>
      </w:r>
      <w:commentRangeEnd w:id="283"/>
      <w:r w:rsidR="000476FC">
        <w:rPr>
          <w:rStyle w:val="CommentReference"/>
          <w:rFonts w:asciiTheme="minorHAnsi" w:eastAsiaTheme="minorHAnsi" w:hAnsiTheme="minorHAnsi" w:cstheme="minorBidi"/>
          <w:color w:val="auto"/>
        </w:rPr>
        <w:commentReference w:id="283"/>
      </w:r>
    </w:p>
    <w:p w14:paraId="1640BAE6" w14:textId="427A2ABA" w:rsidR="00A4628F" w:rsidRDefault="00EA2814" w:rsidP="00EA2814">
      <w:pPr>
        <w:ind w:firstLine="720"/>
        <w:rPr>
          <w:rFonts w:ascii="Times New Roman" w:hAnsi="Times New Roman" w:cs="Times New Roman"/>
          <w:lang w:val="en-US"/>
        </w:rPr>
      </w:pPr>
      <w:r w:rsidRPr="001630EB">
        <w:rPr>
          <w:rFonts w:ascii="Times New Roman" w:hAnsi="Times New Roman" w:cs="Times New Roman"/>
          <w:color w:val="000000"/>
        </w:rPr>
        <w:t>L</w:t>
      </w:r>
      <w:r w:rsidR="00144BB5" w:rsidRPr="001630EB">
        <w:rPr>
          <w:rFonts w:ascii="Times New Roman" w:hAnsi="Times New Roman" w:cs="Times New Roman"/>
          <w:color w:val="000000"/>
        </w:rPr>
        <w:t>iving organisms show</w:t>
      </w:r>
      <w:r w:rsidR="003D7482">
        <w:rPr>
          <w:rFonts w:ascii="Times New Roman" w:hAnsi="Times New Roman" w:cs="Times New Roman"/>
          <w:color w:val="000000"/>
        </w:rPr>
        <w:t>ed</w:t>
      </w:r>
      <w:r w:rsidR="00144BB5" w:rsidRPr="001630EB">
        <w:rPr>
          <w:rFonts w:ascii="Times New Roman" w:hAnsi="Times New Roman" w:cs="Times New Roman"/>
          <w:color w:val="000000"/>
        </w:rPr>
        <w:t xml:space="preserve"> a faster learning for total reversals</w:t>
      </w:r>
      <w:r w:rsidR="00E86DCB"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RlNzM4MmEtMGUzNS00NzE4LWE1NmUtYmVhYTQ2Mjg2MGUw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85630219"/>
          <w:placeholder>
            <w:docPart w:val="DefaultPlaceholder_-1854013440"/>
          </w:placeholder>
        </w:sdtPr>
        <w:sdtContent>
          <w:r w:rsidR="00A015C8" w:rsidRPr="00A015C8">
            <w:rPr>
              <w:rFonts w:eastAsia="Times New Roman"/>
              <w:color w:val="000000"/>
            </w:rPr>
            <w:t>(Delamater &amp; Joseph, 2000)</w:t>
          </w:r>
        </w:sdtContent>
      </w:sdt>
      <w:r w:rsidR="00144BB5" w:rsidRPr="001630EB">
        <w:rPr>
          <w:rFonts w:ascii="Times New Roman" w:hAnsi="Times New Roman" w:cs="Times New Roman"/>
          <w:color w:val="000000"/>
        </w:rPr>
        <w:t xml:space="preserve">, but </w:t>
      </w:r>
      <w:r w:rsidR="00373F0F" w:rsidRPr="001630EB">
        <w:rPr>
          <w:rFonts w:ascii="Times New Roman" w:hAnsi="Times New Roman" w:cs="Times New Roman"/>
          <w:color w:val="000000"/>
        </w:rPr>
        <w:t>a</w:t>
      </w:r>
      <w:r w:rsidR="00144BB5" w:rsidRPr="001630EB">
        <w:rPr>
          <w:rFonts w:ascii="Times New Roman" w:hAnsi="Times New Roman" w:cs="Times New Roman"/>
          <w:color w:val="000000"/>
        </w:rPr>
        <w:t xml:space="preserve">rtificial </w:t>
      </w:r>
      <w:r w:rsidR="00EB147B" w:rsidRPr="001630EB">
        <w:rPr>
          <w:rFonts w:ascii="Times New Roman" w:hAnsi="Times New Roman" w:cs="Times New Roman"/>
          <w:color w:val="000000"/>
        </w:rPr>
        <w:t>neural network</w:t>
      </w:r>
      <w:r w:rsidR="00E86DCB" w:rsidRPr="001630EB">
        <w:rPr>
          <w:rFonts w:ascii="Times New Roman" w:hAnsi="Times New Roman" w:cs="Times New Roman"/>
          <w:color w:val="000000"/>
        </w:rPr>
        <w:t xml:space="preserve"> (ANN) </w:t>
      </w:r>
      <w:r w:rsidR="00DB0445">
        <w:rPr>
          <w:rFonts w:ascii="Times New Roman" w:hAnsi="Times New Roman" w:cs="Times New Roman"/>
          <w:color w:val="000000"/>
        </w:rPr>
        <w:t>irrespectively of their learning algorithm</w:t>
      </w:r>
      <w:r w:rsidR="00DB0445" w:rsidRPr="001630EB">
        <w:rPr>
          <w:rFonts w:ascii="Times New Roman" w:hAnsi="Times New Roman" w:cs="Times New Roman"/>
          <w:lang w:val="en-US"/>
        </w:rPr>
        <w:t>—</w:t>
      </w:r>
      <w:r w:rsidR="00373F0F" w:rsidRPr="001630EB">
        <w:rPr>
          <w:rFonts w:ascii="Times New Roman" w:hAnsi="Times New Roman" w:cs="Times New Roman"/>
          <w:color w:val="000000"/>
        </w:rPr>
        <w:t xml:space="preserve">backpropagation </w:t>
      </w:r>
      <w:r w:rsidR="00126DB3" w:rsidRPr="001630EB">
        <w:rPr>
          <w:rFonts w:ascii="Times New Roman" w:hAnsi="Times New Roman" w:cs="Times New Roman"/>
          <w:color w:val="000000"/>
        </w:rPr>
        <w:t>(BP</w:t>
      </w:r>
      <w:r w:rsidR="00B06D79">
        <w:rPr>
          <w:rFonts w:ascii="Times New Roman" w:hAnsi="Times New Roman" w:cs="Times New Roman"/>
          <w:color w:val="000000"/>
        </w:rPr>
        <w:t>;</w:t>
      </w:r>
      <w:r w:rsidR="00126DB3"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"/>
          <w:id w:val="-925800852"/>
          <w:placeholder>
            <w:docPart w:val="DefaultPlaceholder_-1854013440"/>
          </w:placeholder>
        </w:sdtPr>
        <w:sdtContent>
          <w:r w:rsidR="00A015C8" w:rsidRPr="00A015C8">
            <w:rPr>
              <w:rFonts w:ascii="Times New Roman" w:hAnsi="Times New Roman" w:cs="Times New Roman"/>
              <w:color w:val="000000"/>
            </w:rPr>
            <w:t>Rumelhart et al., 1986)</w:t>
          </w:r>
        </w:sdtContent>
      </w:sdt>
      <w:r w:rsidR="00DB0445">
        <w:rPr>
          <w:rFonts w:ascii="Times New Roman" w:hAnsi="Times New Roman" w:cs="Times New Roman"/>
          <w:color w:val="000000"/>
        </w:rPr>
        <w:t xml:space="preserve">, Contrastive </w:t>
      </w:r>
      <w:proofErr w:type="spellStart"/>
      <w:r w:rsidR="00DB0445">
        <w:rPr>
          <w:rFonts w:ascii="Times New Roman" w:hAnsi="Times New Roman" w:cs="Times New Roman"/>
          <w:color w:val="000000"/>
        </w:rPr>
        <w:t>Hebian</w:t>
      </w:r>
      <w:proofErr w:type="spellEnd"/>
      <w:r w:rsidR="00DB0445">
        <w:rPr>
          <w:rFonts w:ascii="Times New Roman" w:hAnsi="Times New Roman" w:cs="Times New Roman"/>
          <w:color w:val="000000"/>
        </w:rPr>
        <w:t xml:space="preserve"> Learning (CHL;</w:t>
      </w:r>
      <w:r w:rsidR="00DB0445"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"/>
          <w:id w:val="672841979"/>
          <w:placeholder>
            <w:docPart w:val="61A2A5C3181042C6A636CA94610F7505"/>
          </w:placeholder>
        </w:sdtPr>
        <w:sdtContent>
          <w:proofErr w:type="spellStart"/>
          <w:r w:rsidR="00A015C8" w:rsidRPr="00A015C8">
            <w:rPr>
              <w:rFonts w:eastAsia="Times New Roman"/>
              <w:color w:val="000000"/>
            </w:rPr>
            <w:t>Detorakis</w:t>
          </w:r>
          <w:proofErr w:type="spellEnd"/>
          <w:r w:rsidR="00A015C8" w:rsidRPr="00A015C8">
            <w:rPr>
              <w:rFonts w:eastAsia="Times New Roman"/>
              <w:color w:val="000000"/>
            </w:rPr>
            <w:t xml:space="preserve"> et al., 2019; Xie &amp; Seung, 2003)</w:t>
          </w:r>
        </w:sdtContent>
      </w:sdt>
      <w:r w:rsidR="00DB0445">
        <w:rPr>
          <w:rFonts w:ascii="Times New Roman" w:hAnsi="Times New Roman" w:cs="Times New Roman"/>
          <w:color w:val="000000"/>
        </w:rPr>
        <w:t>, or CHL with random feedback weights</w:t>
      </w:r>
      <w:r w:rsidR="00DB0445" w:rsidRPr="00DB0445">
        <w:rPr>
          <w:rFonts w:ascii="Times New Roman" w:hAnsi="Times New Roman" w:cs="Times New Roman"/>
          <w:color w:val="000000"/>
          <w:lang w:val="en-US"/>
        </w:rPr>
        <w:t xml:space="preserve"> </w:t>
      </w:r>
      <w:r w:rsidR="00045E88">
        <w:rPr>
          <w:rFonts w:ascii="Times New Roman" w:hAnsi="Times New Roman" w:cs="Times New Roman"/>
          <w:color w:val="000000"/>
          <w:lang w:val="en-US"/>
        </w:rPr>
        <w:t>(</w:t>
      </w:r>
      <w:proofErr w:type="spellStart"/>
      <w:r w:rsidR="00045E88">
        <w:rPr>
          <w:rFonts w:ascii="Times New Roman" w:hAnsi="Times New Roman" w:cs="Times New Roman"/>
          <w:color w:val="000000"/>
          <w:lang w:val="en-US"/>
        </w:rPr>
        <w:t>rCHL</w:t>
      </w:r>
      <w:proofErr w:type="spellEnd"/>
      <w:r w:rsidR="00045E88">
        <w:rPr>
          <w:rFonts w:ascii="Times New Roman" w:hAnsi="Times New Roman" w:cs="Times New Roman"/>
          <w:color w:val="000000"/>
          <w:lang w:val="en-US"/>
        </w:rPr>
        <w:t xml:space="preserve">; </w:t>
      </w:r>
      <w:sdt>
        <w:sdtPr>
          <w:rPr>
            <w:rFonts w:ascii="Times New Roman" w:hAnsi="Times New Roman" w:cs="Times New Roman"/>
            <w:color w:val="000000"/>
            <w:lang w:val="en-US"/>
          </w:rPr>
          <w:tag w:val="MENDELEY_CITATION_v3_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"/>
          <w:id w:val="-1799912190"/>
          <w:placeholder>
            <w:docPart w:val="6CC116B74C2A43FE86D0CF9EA37A470F"/>
          </w:placeholder>
        </w:sdtPr>
        <w:sdtContent>
          <w:proofErr w:type="spellStart"/>
          <w:r w:rsidR="00A015C8" w:rsidRPr="00A015C8">
            <w:rPr>
              <w:rFonts w:eastAsia="Times New Roman"/>
              <w:color w:val="000000"/>
            </w:rPr>
            <w:t>Detorakis</w:t>
          </w:r>
          <w:proofErr w:type="spellEnd"/>
          <w:r w:rsidR="00A015C8" w:rsidRPr="00A015C8">
            <w:rPr>
              <w:rFonts w:eastAsia="Times New Roman"/>
              <w:color w:val="000000"/>
            </w:rPr>
            <w:t xml:space="preserve"> et al., 2019; </w:t>
          </w:r>
          <w:proofErr w:type="spellStart"/>
          <w:r w:rsidR="00A015C8" w:rsidRPr="00A015C8">
            <w:rPr>
              <w:rFonts w:eastAsia="Times New Roman"/>
              <w:color w:val="000000"/>
            </w:rPr>
            <w:t>Shervani</w:t>
          </w:r>
          <w:proofErr w:type="spellEnd"/>
          <w:r w:rsidR="00A015C8" w:rsidRPr="00A015C8">
            <w:rPr>
              <w:rFonts w:eastAsia="Times New Roman"/>
              <w:color w:val="000000"/>
            </w:rPr>
            <w:t>-Tabar &amp; Rosenbaum, 2023)</w:t>
          </w:r>
        </w:sdtContent>
      </w:sdt>
      <w:r w:rsidR="00DB0445" w:rsidRPr="001630EB">
        <w:rPr>
          <w:rFonts w:ascii="Times New Roman" w:hAnsi="Times New Roman" w:cs="Times New Roman"/>
          <w:lang w:val="en-US"/>
        </w:rPr>
        <w:t>—</w:t>
      </w:r>
      <w:r w:rsidR="00EB147B" w:rsidRPr="001630EB">
        <w:rPr>
          <w:rFonts w:ascii="Times New Roman" w:hAnsi="Times New Roman" w:cs="Times New Roman"/>
          <w:color w:val="000000"/>
        </w:rPr>
        <w:t>learn faster in the partial reversal (</w:t>
      </w:r>
      <w:r w:rsidR="00EB147B" w:rsidRPr="001630EB">
        <w:rPr>
          <w:rFonts w:ascii="Times New Roman" w:hAnsi="Times New Roman" w:cs="Times New Roman"/>
          <w:b/>
          <w:bCs/>
          <w:color w:val="000000"/>
        </w:rPr>
        <w:t>Figure 1</w:t>
      </w:r>
      <w:r w:rsidR="000D5EC5">
        <w:rPr>
          <w:rFonts w:ascii="Times New Roman" w:hAnsi="Times New Roman" w:cs="Times New Roman"/>
          <w:b/>
          <w:bCs/>
          <w:color w:val="000000"/>
        </w:rPr>
        <w:t xml:space="preserve"> with</w:t>
      </w:r>
      <w:r w:rsidR="005564D3">
        <w:rPr>
          <w:rFonts w:ascii="Times New Roman" w:hAnsi="Times New Roman" w:cs="Times New Roman"/>
          <w:b/>
          <w:bCs/>
          <w:color w:val="000000"/>
        </w:rPr>
        <w:t xml:space="preserve"> Simulations</w:t>
      </w:r>
      <w:r w:rsidR="00EB147B" w:rsidRPr="001630EB">
        <w:rPr>
          <w:rFonts w:ascii="Times New Roman" w:hAnsi="Times New Roman" w:cs="Times New Roman"/>
          <w:color w:val="000000"/>
        </w:rPr>
        <w:t>)</w:t>
      </w:r>
      <w:r w:rsidR="00974DB5" w:rsidRPr="001630EB">
        <w:rPr>
          <w:rFonts w:ascii="Times New Roman" w:hAnsi="Times New Roman" w:cs="Times New Roman"/>
          <w:color w:val="000000"/>
        </w:rPr>
        <w:t xml:space="preserve">. </w:t>
      </w:r>
      <w:r w:rsidR="00074AE8">
        <w:rPr>
          <w:rFonts w:ascii="Times New Roman" w:hAnsi="Times New Roman" w:cs="Times New Roman"/>
          <w:color w:val="000000"/>
        </w:rPr>
        <w:t xml:space="preserve">Although, </w:t>
      </w:r>
      <w:r w:rsidR="00970C4A">
        <w:rPr>
          <w:rFonts w:ascii="Times New Roman" w:hAnsi="Times New Roman" w:cs="Times New Roman"/>
          <w:color w:val="000000"/>
        </w:rPr>
        <w:t xml:space="preserve">learning </w:t>
      </w:r>
      <w:r w:rsidR="00074AE8">
        <w:rPr>
          <w:rFonts w:ascii="Times New Roman" w:hAnsi="Times New Roman" w:cs="Times New Roman"/>
          <w:color w:val="000000"/>
        </w:rPr>
        <w:t>a</w:t>
      </w:r>
      <w:r w:rsidR="00091F08" w:rsidRPr="001630EB">
        <w:rPr>
          <w:rFonts w:ascii="Times New Roman" w:hAnsi="Times New Roman" w:cs="Times New Roman"/>
          <w:color w:val="000000"/>
        </w:rPr>
        <w:t xml:space="preserve">lgorithms such as </w:t>
      </w:r>
      <w:r w:rsidR="00126DB3" w:rsidRPr="001630EB">
        <w:rPr>
          <w:rFonts w:ascii="Times New Roman" w:hAnsi="Times New Roman" w:cs="Times New Roman"/>
          <w:color w:val="000000"/>
        </w:rPr>
        <w:t xml:space="preserve">BP has been </w:t>
      </w:r>
      <w:r w:rsidR="00561BD5" w:rsidRPr="001630EB">
        <w:rPr>
          <w:rFonts w:ascii="Times New Roman" w:hAnsi="Times New Roman" w:cs="Times New Roman"/>
          <w:color w:val="000000"/>
        </w:rPr>
        <w:t>criticized</w:t>
      </w:r>
      <w:r w:rsidR="00126DB3" w:rsidRPr="001630EB">
        <w:rPr>
          <w:rFonts w:ascii="Times New Roman" w:hAnsi="Times New Roman" w:cs="Times New Roman"/>
          <w:color w:val="000000"/>
        </w:rPr>
        <w:t xml:space="preserve"> for its lack of biological plausibility</w:t>
      </w:r>
      <w:r w:rsidR="00561BD5" w:rsidRPr="001630EB">
        <w:rPr>
          <w:rFonts w:ascii="Times New Roman" w:hAnsi="Times New Roman" w:cs="Times New Roman"/>
          <w:color w:val="000000"/>
        </w:rPr>
        <w:t xml:space="preserve"> </w:t>
      </w:r>
      <w:sdt>
        <w:sdtPr>
          <w:rPr>
            <w:rFonts w:ascii="Times New Roman" w:hAnsi="Times New Roman" w:cs="Times New Roman"/>
            <w:color w:val="000000"/>
            <w:lang w:val="en-US"/>
          </w:rPr>
          <w:tag w:val="MENDELEY_CITATION_v3_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"/>
          <w:id w:val="-446321337"/>
          <w:placeholder>
            <w:docPart w:val="7344DC3603894D35BB0D2982C77B8F8A"/>
          </w:placeholder>
        </w:sdtPr>
        <w:sdtContent>
          <w:r w:rsidR="00A015C8" w:rsidRPr="00A015C8">
            <w:rPr>
              <w:rFonts w:ascii="Times New Roman" w:hAnsi="Times New Roman" w:cs="Times New Roman"/>
              <w:color w:val="000000"/>
              <w:lang w:val="en-US"/>
            </w:rPr>
            <w:t>(Lillicrap et al., 2020)</w:t>
          </w:r>
        </w:sdtContent>
      </w:sdt>
      <w:r w:rsidR="00074AE8">
        <w:rPr>
          <w:rFonts w:ascii="Times New Roman" w:hAnsi="Times New Roman" w:cs="Times New Roman"/>
          <w:color w:val="000000"/>
          <w:lang w:val="en-US"/>
        </w:rPr>
        <w:t xml:space="preserve">, we used </w:t>
      </w:r>
      <w:r w:rsidR="00970C4A">
        <w:rPr>
          <w:rFonts w:ascii="Times New Roman" w:hAnsi="Times New Roman" w:cs="Times New Roman"/>
          <w:color w:val="000000"/>
          <w:lang w:val="en-US"/>
        </w:rPr>
        <w:t>this model not for its learning algorithm but for its simplicity and elegance so our new implementations can be tested in a wide used algorithm.</w:t>
      </w:r>
    </w:p>
    <w:p w14:paraId="55C06B48" w14:textId="4E5019E0" w:rsidR="00C13E4C" w:rsidRDefault="00426FD1" w:rsidP="00EA2814">
      <w:pPr>
        <w:ind w:firstLine="720"/>
        <w:rPr>
          <w:rFonts w:ascii="Times New Roman" w:hAnsi="Times New Roman" w:cs="Times New Roman"/>
          <w:lang w:val="en-US"/>
        </w:rPr>
      </w:pPr>
      <w:r w:rsidRPr="001630EB">
        <w:rPr>
          <w:rFonts w:ascii="Times New Roman" w:hAnsi="Times New Roman" w:cs="Times New Roman"/>
          <w:lang w:val="en-US"/>
        </w:rPr>
        <w:t>B</w:t>
      </w:r>
      <w:r w:rsidR="00362B76">
        <w:rPr>
          <w:rFonts w:ascii="Times New Roman" w:hAnsi="Times New Roman" w:cs="Times New Roman"/>
          <w:lang w:val="en-US"/>
        </w:rPr>
        <w:t xml:space="preserve">ackpropagation does not </w:t>
      </w:r>
      <w:r w:rsidRPr="001630EB">
        <w:rPr>
          <w:rFonts w:ascii="Times New Roman" w:hAnsi="Times New Roman" w:cs="Times New Roman"/>
          <w:lang w:val="en-US"/>
        </w:rPr>
        <w:t xml:space="preserve">account for </w:t>
      </w:r>
      <w:r w:rsidR="00AB6654" w:rsidRPr="001630EB">
        <w:rPr>
          <w:rFonts w:ascii="Times New Roman" w:hAnsi="Times New Roman" w:cs="Times New Roman"/>
          <w:lang w:val="en-US"/>
        </w:rPr>
        <w:t xml:space="preserve">the faster learning of total reversal in a category reversal </w:t>
      </w:r>
      <w:r w:rsidRPr="001630EB">
        <w:rPr>
          <w:rFonts w:ascii="Times New Roman" w:hAnsi="Times New Roman" w:cs="Times New Roman"/>
          <w:lang w:val="en-US"/>
        </w:rPr>
        <w:t xml:space="preserve">learning </w:t>
      </w:r>
      <w:r w:rsidR="00821859">
        <w:rPr>
          <w:rFonts w:ascii="Times New Roman" w:hAnsi="Times New Roman" w:cs="Times New Roman"/>
          <w:lang w:val="en-US"/>
        </w:rPr>
        <w:t xml:space="preserve">shown in the designs in both </w:t>
      </w:r>
      <w:r w:rsidRPr="001630EB">
        <w:rPr>
          <w:rFonts w:ascii="Times New Roman" w:hAnsi="Times New Roman" w:cs="Times New Roman"/>
          <w:b/>
          <w:bCs/>
          <w:lang w:val="en-US"/>
        </w:rPr>
        <w:t xml:space="preserve">Table 1 </w:t>
      </w:r>
      <w:r w:rsidRPr="001630EB">
        <w:rPr>
          <w:rFonts w:ascii="Times New Roman" w:hAnsi="Times New Roman" w:cs="Times New Roman"/>
          <w:lang w:val="en-US"/>
        </w:rPr>
        <w:t>and</w:t>
      </w:r>
      <w:r w:rsidRPr="001630EB">
        <w:rPr>
          <w:rFonts w:ascii="Times New Roman" w:hAnsi="Times New Roman" w:cs="Times New Roman"/>
          <w:b/>
          <w:bCs/>
          <w:lang w:val="en-US"/>
        </w:rPr>
        <w:t xml:space="preserve"> Table 2</w:t>
      </w:r>
      <w:r w:rsidR="00AB6654" w:rsidRPr="001630EB">
        <w:rPr>
          <w:rFonts w:ascii="Times New Roman" w:hAnsi="Times New Roman" w:cs="Times New Roman"/>
          <w:lang w:val="en-US"/>
        </w:rPr>
        <w:t xml:space="preserve">. </w:t>
      </w:r>
      <w:r w:rsidR="00821859">
        <w:rPr>
          <w:rFonts w:ascii="Times New Roman" w:hAnsi="Times New Roman" w:cs="Times New Roman"/>
          <w:lang w:val="en-US"/>
        </w:rPr>
        <w:t xml:space="preserve">However, </w:t>
      </w:r>
      <w:r w:rsidR="00D80C89" w:rsidRPr="001630EB">
        <w:rPr>
          <w:rFonts w:ascii="Times New Roman" w:hAnsi="Times New Roman" w:cs="Times New Roman"/>
          <w:lang w:val="en-US"/>
        </w:rPr>
        <w:t>these models</w:t>
      </w:r>
      <w:r w:rsidR="00AB6654" w:rsidRPr="001630EB">
        <w:rPr>
          <w:rFonts w:ascii="Times New Roman" w:hAnsi="Times New Roman" w:cs="Times New Roman"/>
          <w:lang w:val="en-US"/>
        </w:rPr>
        <w:t xml:space="preserve"> can certainly represent categories </w:t>
      </w:r>
      <w:r w:rsidR="001A7C5E">
        <w:rPr>
          <w:rFonts w:ascii="Times New Roman" w:hAnsi="Times New Roman" w:cs="Times New Roman"/>
          <w:lang w:val="en-US"/>
        </w:rPr>
        <w:t xml:space="preserve">in the weights between input to hidden </w:t>
      </w:r>
      <w:r w:rsidR="00D80C89" w:rsidRPr="001630EB">
        <w:rPr>
          <w:rFonts w:ascii="Times New Roman" w:hAnsi="Times New Roman" w:cs="Times New Roman"/>
          <w:lang w:val="en-US"/>
        </w:rPr>
        <w:t>(</w:t>
      </w:r>
      <w:r w:rsidR="00D80C89" w:rsidRPr="001630EB">
        <w:rPr>
          <w:rFonts w:ascii="Times New Roman" w:hAnsi="Times New Roman" w:cs="Times New Roman"/>
          <w:b/>
          <w:bCs/>
          <w:lang w:val="en-US"/>
        </w:rPr>
        <w:t>Figure</w:t>
      </w:r>
      <w:r w:rsidR="001A7C5E">
        <w:rPr>
          <w:rFonts w:ascii="Times New Roman" w:hAnsi="Times New Roman" w:cs="Times New Roman"/>
          <w:b/>
          <w:bCs/>
          <w:lang w:val="en-US"/>
        </w:rPr>
        <w:t xml:space="preserve"> 2</w:t>
      </w:r>
      <w:r w:rsidR="00D80C89" w:rsidRPr="001630EB">
        <w:rPr>
          <w:rFonts w:ascii="Times New Roman" w:hAnsi="Times New Roman" w:cs="Times New Roman"/>
          <w:b/>
          <w:bCs/>
          <w:lang w:val="en-US"/>
        </w:rPr>
        <w:t xml:space="preserve"> </w:t>
      </w:r>
      <w:r w:rsidR="00961AFF">
        <w:rPr>
          <w:rFonts w:ascii="Times New Roman" w:hAnsi="Times New Roman" w:cs="Times New Roman"/>
          <w:b/>
          <w:bCs/>
          <w:lang w:val="en-US"/>
        </w:rPr>
        <w:t>with</w:t>
      </w:r>
      <w:r w:rsidR="001A7C5E">
        <w:rPr>
          <w:rFonts w:ascii="Times New Roman" w:hAnsi="Times New Roman" w:cs="Times New Roman"/>
          <w:b/>
          <w:bCs/>
          <w:lang w:val="en-US"/>
        </w:rPr>
        <w:t xml:space="preserve"> Weights</w:t>
      </w:r>
      <w:r w:rsidR="00D80C89" w:rsidRPr="001630EB">
        <w:rPr>
          <w:rFonts w:ascii="Times New Roman" w:hAnsi="Times New Roman" w:cs="Times New Roman"/>
          <w:lang w:val="en-US"/>
        </w:rPr>
        <w:t>)</w:t>
      </w:r>
      <w:r w:rsidR="001A7C5E">
        <w:rPr>
          <w:rFonts w:ascii="Times New Roman" w:hAnsi="Times New Roman" w:cs="Times New Roman"/>
          <w:lang w:val="en-US"/>
        </w:rPr>
        <w:t xml:space="preserve">. Although </w:t>
      </w:r>
      <w:r w:rsidR="00D80C89" w:rsidRPr="001630EB">
        <w:rPr>
          <w:rFonts w:ascii="Times New Roman" w:hAnsi="Times New Roman" w:cs="Times New Roman"/>
          <w:lang w:val="en-US"/>
        </w:rPr>
        <w:t xml:space="preserve">these </w:t>
      </w:r>
      <w:r w:rsidR="001A7C5E">
        <w:rPr>
          <w:rFonts w:ascii="Times New Roman" w:hAnsi="Times New Roman" w:cs="Times New Roman"/>
          <w:lang w:val="en-US"/>
        </w:rPr>
        <w:t>‘</w:t>
      </w:r>
      <w:r w:rsidR="00D80C89" w:rsidRPr="001630EB">
        <w:rPr>
          <w:rFonts w:ascii="Times New Roman" w:hAnsi="Times New Roman" w:cs="Times New Roman"/>
          <w:lang w:val="en-US"/>
        </w:rPr>
        <w:t>categories</w:t>
      </w:r>
      <w:r w:rsidR="001A7C5E">
        <w:rPr>
          <w:rFonts w:ascii="Times New Roman" w:hAnsi="Times New Roman" w:cs="Times New Roman"/>
          <w:lang w:val="en-US"/>
        </w:rPr>
        <w:t>’</w:t>
      </w:r>
      <w:r w:rsidR="00D80C89" w:rsidRPr="001630EB">
        <w:rPr>
          <w:rFonts w:ascii="Times New Roman" w:hAnsi="Times New Roman" w:cs="Times New Roman"/>
          <w:lang w:val="en-US"/>
        </w:rPr>
        <w:t xml:space="preserve"> are completely </w:t>
      </w:r>
      <w:r w:rsidR="001D3462" w:rsidRPr="001630EB">
        <w:rPr>
          <w:rFonts w:ascii="Times New Roman" w:hAnsi="Times New Roman" w:cs="Times New Roman"/>
          <w:lang w:val="en-US"/>
        </w:rPr>
        <w:t xml:space="preserve">remapped </w:t>
      </w:r>
      <w:r w:rsidR="001A7C5E">
        <w:rPr>
          <w:rFonts w:ascii="Times New Roman" w:hAnsi="Times New Roman" w:cs="Times New Roman"/>
          <w:lang w:val="en-US"/>
        </w:rPr>
        <w:t>after the reversals (</w:t>
      </w:r>
      <w:r w:rsidR="001A7C5E" w:rsidRPr="001630EB">
        <w:rPr>
          <w:rFonts w:ascii="Times New Roman" w:hAnsi="Times New Roman" w:cs="Times New Roman"/>
          <w:b/>
          <w:bCs/>
          <w:lang w:val="en-US"/>
        </w:rPr>
        <w:t>Figure</w:t>
      </w:r>
      <w:r w:rsidR="001A7C5E">
        <w:rPr>
          <w:rFonts w:ascii="Times New Roman" w:hAnsi="Times New Roman" w:cs="Times New Roman"/>
          <w:b/>
          <w:bCs/>
          <w:lang w:val="en-US"/>
        </w:rPr>
        <w:t xml:space="preserve"> 2</w:t>
      </w:r>
      <w:r w:rsidR="001A7C5E" w:rsidRPr="001630EB">
        <w:rPr>
          <w:rFonts w:ascii="Times New Roman" w:hAnsi="Times New Roman" w:cs="Times New Roman"/>
          <w:b/>
          <w:bCs/>
          <w:lang w:val="en-US"/>
        </w:rPr>
        <w:t xml:space="preserve"> </w:t>
      </w:r>
      <w:r w:rsidR="00961AFF">
        <w:rPr>
          <w:rFonts w:ascii="Times New Roman" w:hAnsi="Times New Roman" w:cs="Times New Roman"/>
          <w:b/>
          <w:bCs/>
          <w:lang w:val="en-US"/>
        </w:rPr>
        <w:t>with</w:t>
      </w:r>
      <w:r w:rsidR="001A7C5E">
        <w:rPr>
          <w:rFonts w:ascii="Times New Roman" w:hAnsi="Times New Roman" w:cs="Times New Roman"/>
          <w:b/>
          <w:bCs/>
          <w:lang w:val="en-US"/>
        </w:rPr>
        <w:t xml:space="preserve"> Weights</w:t>
      </w:r>
      <w:r w:rsidR="001A7C5E">
        <w:rPr>
          <w:rFonts w:ascii="Times New Roman" w:hAnsi="Times New Roman" w:cs="Times New Roman"/>
          <w:lang w:val="en-US"/>
        </w:rPr>
        <w:t>)</w:t>
      </w:r>
      <w:r w:rsidR="00096056">
        <w:rPr>
          <w:rFonts w:ascii="Times New Roman" w:hAnsi="Times New Roman" w:cs="Times New Roman"/>
          <w:lang w:val="en-US"/>
        </w:rPr>
        <w:t>.</w:t>
      </w:r>
      <w:r w:rsidRPr="001630EB">
        <w:rPr>
          <w:rFonts w:ascii="Times New Roman" w:hAnsi="Times New Roman" w:cs="Times New Roman"/>
          <w:lang w:val="en-US"/>
        </w:rPr>
        <w:t xml:space="preserve"> </w:t>
      </w:r>
      <w:r w:rsidR="00C13E4C" w:rsidRPr="001630EB">
        <w:rPr>
          <w:rFonts w:ascii="Times New Roman" w:hAnsi="Times New Roman" w:cs="Times New Roman"/>
          <w:lang w:val="en-US"/>
        </w:rPr>
        <w:t xml:space="preserve">One reason </w:t>
      </w:r>
      <w:r w:rsidR="001B4F32" w:rsidRPr="001630EB">
        <w:rPr>
          <w:rFonts w:ascii="Times New Roman" w:hAnsi="Times New Roman" w:cs="Times New Roman"/>
          <w:lang w:val="en-US"/>
        </w:rPr>
        <w:t>is that learning rates are the same for every layer within the network.</w:t>
      </w:r>
      <w:r w:rsidR="00AB6654" w:rsidRPr="001630EB">
        <w:rPr>
          <w:rFonts w:ascii="Times New Roman" w:hAnsi="Times New Roman" w:cs="Times New Roman"/>
          <w:lang w:val="en-US"/>
        </w:rPr>
        <w:t xml:space="preserve"> </w:t>
      </w:r>
      <w:r w:rsidR="00A41E0F" w:rsidRPr="001630EB">
        <w:rPr>
          <w:rFonts w:ascii="Times New Roman" w:hAnsi="Times New Roman" w:cs="Times New Roman"/>
          <w:lang w:val="en-US"/>
        </w:rPr>
        <w:t>Thus,</w:t>
      </w:r>
      <w:r w:rsidR="00634F22" w:rsidRPr="001630EB">
        <w:rPr>
          <w:rFonts w:ascii="Times New Roman" w:hAnsi="Times New Roman" w:cs="Times New Roman"/>
          <w:lang w:val="en-US"/>
        </w:rPr>
        <w:t xml:space="preserve"> when a categor</w:t>
      </w:r>
      <w:r w:rsidR="00061534" w:rsidRPr="001630EB">
        <w:rPr>
          <w:rFonts w:ascii="Times New Roman" w:hAnsi="Times New Roman" w:cs="Times New Roman"/>
          <w:lang w:val="en-US"/>
        </w:rPr>
        <w:t xml:space="preserve">y is already </w:t>
      </w:r>
      <w:r w:rsidR="00634F22" w:rsidRPr="001630EB">
        <w:rPr>
          <w:rFonts w:ascii="Times New Roman" w:hAnsi="Times New Roman" w:cs="Times New Roman"/>
          <w:lang w:val="en-US"/>
        </w:rPr>
        <w:t xml:space="preserve">formed in </w:t>
      </w:r>
      <w:r w:rsidR="00061534" w:rsidRPr="001630EB">
        <w:rPr>
          <w:rFonts w:ascii="Times New Roman" w:hAnsi="Times New Roman" w:cs="Times New Roman"/>
          <w:lang w:val="en-US"/>
        </w:rPr>
        <w:t xml:space="preserve">first layer weights, </w:t>
      </w:r>
      <w:r w:rsidR="00096056">
        <w:rPr>
          <w:rFonts w:ascii="Times New Roman" w:hAnsi="Times New Roman" w:cs="Times New Roman"/>
          <w:lang w:val="en-US"/>
        </w:rPr>
        <w:t xml:space="preserve">it </w:t>
      </w:r>
      <w:r w:rsidR="00061534" w:rsidRPr="001630EB">
        <w:rPr>
          <w:rFonts w:ascii="Times New Roman" w:hAnsi="Times New Roman" w:cs="Times New Roman"/>
          <w:lang w:val="en-US"/>
        </w:rPr>
        <w:t xml:space="preserve">is </w:t>
      </w:r>
      <w:r w:rsidR="006E1A56" w:rsidRPr="001630EB">
        <w:rPr>
          <w:rFonts w:ascii="Times New Roman" w:hAnsi="Times New Roman" w:cs="Times New Roman"/>
          <w:lang w:val="en-US"/>
        </w:rPr>
        <w:t xml:space="preserve">easier to </w:t>
      </w:r>
      <w:r w:rsidR="006E13FE">
        <w:rPr>
          <w:rFonts w:ascii="Times New Roman" w:hAnsi="Times New Roman" w:cs="Times New Roman"/>
          <w:lang w:val="en-US"/>
        </w:rPr>
        <w:t>remap</w:t>
      </w:r>
      <w:r w:rsidR="00133B10">
        <w:rPr>
          <w:rFonts w:ascii="Times New Roman" w:hAnsi="Times New Roman" w:cs="Times New Roman"/>
          <w:lang w:val="en-US"/>
        </w:rPr>
        <w:t xml:space="preserve"> the weights in the first layer than only changing the </w:t>
      </w:r>
      <w:r w:rsidR="00D049D2">
        <w:rPr>
          <w:rFonts w:ascii="Times New Roman" w:hAnsi="Times New Roman" w:cs="Times New Roman"/>
          <w:lang w:val="en-US"/>
        </w:rPr>
        <w:t>hidden to output layer.</w:t>
      </w:r>
    </w:p>
    <w:p w14:paraId="3129A32F" w14:textId="3CB234D1" w:rsidR="00085FE0" w:rsidRPr="001630EB" w:rsidRDefault="00426FD1" w:rsidP="00D049D2">
      <w:pPr>
        <w:ind w:firstLine="720"/>
        <w:rPr>
          <w:rFonts w:ascii="Times New Roman" w:hAnsi="Times New Roman" w:cs="Times New Roman"/>
          <w:lang w:val="en-US"/>
        </w:rPr>
      </w:pPr>
      <w:r w:rsidRPr="001630EB">
        <w:rPr>
          <w:rFonts w:ascii="Times New Roman" w:hAnsi="Times New Roman" w:cs="Times New Roman"/>
          <w:lang w:val="en-US"/>
        </w:rPr>
        <w:t>To solve this</w:t>
      </w:r>
      <w:r w:rsidR="009F6708">
        <w:rPr>
          <w:rFonts w:ascii="Times New Roman" w:hAnsi="Times New Roman" w:cs="Times New Roman"/>
          <w:lang w:val="en-US"/>
        </w:rPr>
        <w:t xml:space="preserve"> issue in neural networks and </w:t>
      </w:r>
      <w:r w:rsidR="0048467F">
        <w:rPr>
          <w:rFonts w:ascii="Times New Roman" w:hAnsi="Times New Roman" w:cs="Times New Roman"/>
          <w:lang w:val="en-US"/>
        </w:rPr>
        <w:t>being able to model more adequately living organisms</w:t>
      </w:r>
      <w:r w:rsidRPr="001630EB">
        <w:rPr>
          <w:rFonts w:ascii="Times New Roman" w:hAnsi="Times New Roman" w:cs="Times New Roman"/>
          <w:lang w:val="en-US"/>
        </w:rPr>
        <w:t xml:space="preserve">, we </w:t>
      </w:r>
      <w:r w:rsidR="00AE00D3" w:rsidRPr="001630EB">
        <w:rPr>
          <w:rFonts w:ascii="Times New Roman" w:hAnsi="Times New Roman" w:cs="Times New Roman"/>
          <w:lang w:val="en-US"/>
        </w:rPr>
        <w:t xml:space="preserve">modify the algorithms and </w:t>
      </w:r>
      <w:r w:rsidRPr="001630EB">
        <w:rPr>
          <w:rFonts w:ascii="Times New Roman" w:hAnsi="Times New Roman" w:cs="Times New Roman"/>
          <w:lang w:val="en-US"/>
        </w:rPr>
        <w:t xml:space="preserve">incorporated two </w:t>
      </w:r>
      <w:r w:rsidR="00AE00D3" w:rsidRPr="001630EB">
        <w:rPr>
          <w:rFonts w:ascii="Times New Roman" w:hAnsi="Times New Roman" w:cs="Times New Roman"/>
          <w:lang w:val="en-US"/>
        </w:rPr>
        <w:t xml:space="preserve">new </w:t>
      </w:r>
      <w:r w:rsidRPr="001630EB">
        <w:rPr>
          <w:rFonts w:ascii="Times New Roman" w:hAnsi="Times New Roman" w:cs="Times New Roman"/>
          <w:lang w:val="en-US"/>
        </w:rPr>
        <w:t>rules</w:t>
      </w:r>
      <w:r w:rsidR="00AE00D3" w:rsidRPr="001630EB">
        <w:rPr>
          <w:rFonts w:ascii="Times New Roman" w:hAnsi="Times New Roman" w:cs="Times New Roman"/>
          <w:lang w:val="en-US"/>
        </w:rPr>
        <w:t xml:space="preserve"> in different layers. One rule Mackintosh-like controlled by </w:t>
      </w:r>
      <m:oMath>
        <m:r>
          <w:rPr>
            <w:rFonts w:ascii="Cambria Math" w:hAnsi="Cambria Math" w:cs="Times New Roman"/>
          </w:rPr>
          <m:t>μ</m:t>
        </m:r>
      </m:oMath>
      <w:r w:rsidR="00AE00D3" w:rsidRPr="001630EB">
        <w:rPr>
          <w:rFonts w:ascii="Times New Roman" w:eastAsiaTheme="minorEastAsia" w:hAnsi="Times New Roman" w:cs="Times New Roman"/>
        </w:rPr>
        <w:t xml:space="preserve"> </w:t>
      </w:r>
      <w:r w:rsidRPr="001630EB">
        <w:rPr>
          <w:rFonts w:ascii="Times New Roman" w:hAnsi="Times New Roman" w:cs="Times New Roman"/>
          <w:lang w:val="en-US"/>
        </w:rPr>
        <w:t xml:space="preserve">and </w:t>
      </w:r>
      <w:r w:rsidR="00AE00D3" w:rsidRPr="001630EB">
        <w:rPr>
          <w:rFonts w:ascii="Times New Roman" w:hAnsi="Times New Roman" w:cs="Times New Roman"/>
          <w:lang w:val="en-US"/>
        </w:rPr>
        <w:t xml:space="preserve">the second </w:t>
      </w:r>
      <w:r w:rsidRPr="001630EB">
        <w:rPr>
          <w:rFonts w:ascii="Times New Roman" w:hAnsi="Times New Roman" w:cs="Times New Roman"/>
          <w:lang w:val="en-US"/>
        </w:rPr>
        <w:t xml:space="preserve">Pearce-Hall-like </w:t>
      </w:r>
      <w:r w:rsidR="00AE00D3" w:rsidRPr="001630EB">
        <w:rPr>
          <w:rFonts w:ascii="Times New Roman" w:hAnsi="Times New Roman" w:cs="Times New Roman"/>
          <w:lang w:val="en-US"/>
        </w:rPr>
        <w:t xml:space="preserve">controlled by </w:t>
      </w:r>
      <m:oMath>
        <m:r>
          <w:rPr>
            <w:rFonts w:ascii="Cambria Math" w:hAnsi="Cambria Math" w:cs="Times New Roman"/>
          </w:rPr>
          <m:t>ρ</m:t>
        </m:r>
      </m:oMath>
      <w:r w:rsidR="00FE15B1" w:rsidRPr="001630EB">
        <w:rPr>
          <w:rFonts w:ascii="Times New Roman" w:eastAsiaTheme="minorEastAsia" w:hAnsi="Times New Roman" w:cs="Times New Roman"/>
        </w:rPr>
        <w:t xml:space="preserve"> (</w:t>
      </w:r>
      <w:r w:rsidRPr="001630EB">
        <w:rPr>
          <w:rFonts w:ascii="Times New Roman" w:hAnsi="Times New Roman" w:cs="Times New Roman"/>
          <w:b/>
          <w:bCs/>
          <w:lang w:val="en-US"/>
        </w:rPr>
        <w:t xml:space="preserve">Figure </w:t>
      </w:r>
      <w:r w:rsidR="006E13FE">
        <w:rPr>
          <w:rFonts w:ascii="Times New Roman" w:hAnsi="Times New Roman" w:cs="Times New Roman"/>
          <w:b/>
          <w:bCs/>
          <w:lang w:val="en-US"/>
        </w:rPr>
        <w:t>3</w:t>
      </w:r>
      <w:r w:rsidRPr="001630EB">
        <w:rPr>
          <w:rFonts w:ascii="Times New Roman" w:hAnsi="Times New Roman" w:cs="Times New Roman"/>
          <w:b/>
          <w:bCs/>
          <w:lang w:val="en-US"/>
        </w:rPr>
        <w:t>B</w:t>
      </w:r>
      <w:r w:rsidRPr="001630EB">
        <w:rPr>
          <w:rFonts w:ascii="Times New Roman" w:hAnsi="Times New Roman" w:cs="Times New Roman"/>
          <w:lang w:val="en-US"/>
        </w:rPr>
        <w:t>).</w:t>
      </w:r>
      <w:r w:rsidR="00085FE0" w:rsidRPr="001630EB">
        <w:rPr>
          <w:rFonts w:ascii="Times New Roman" w:hAnsi="Times New Roman" w:cs="Times New Roman"/>
          <w:lang w:val="en-US"/>
        </w:rPr>
        <w:t xml:space="preserve"> </w:t>
      </w:r>
      <w:r w:rsidR="00726681">
        <w:rPr>
          <w:rFonts w:ascii="Times New Roman" w:hAnsi="Times New Roman" w:cs="Times New Roman"/>
          <w:lang w:val="en-US"/>
        </w:rPr>
        <w:t xml:space="preserve">These parameters operate </w:t>
      </w:r>
      <w:r w:rsidR="009310BB">
        <w:rPr>
          <w:rFonts w:ascii="Times New Roman" w:hAnsi="Times New Roman" w:cs="Times New Roman"/>
          <w:lang w:val="en-US"/>
        </w:rPr>
        <w:t>on</w:t>
      </w:r>
      <w:r w:rsidR="00726681">
        <w:rPr>
          <w:rFonts w:ascii="Times New Roman" w:hAnsi="Times New Roman" w:cs="Times New Roman"/>
          <w:lang w:val="en-US"/>
        </w:rPr>
        <w:t xml:space="preserve"> </w:t>
      </w:r>
      <m:oMath>
        <m:sSub>
          <m:sSubPr>
            <m:ctrlPr>
              <w:ins w:id="284" w:author="Andrew Delamater" w:date="2025-06-20T17:43:00Z" w16du:dateUtc="2025-06-20T21:43: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oMath>
      <w:r w:rsidR="009310BB">
        <w:rPr>
          <w:rFonts w:ascii="Times New Roman" w:eastAsiaTheme="minorEastAsia" w:hAnsi="Times New Roman" w:cs="Times New Roman"/>
          <w:iCs/>
        </w:rPr>
        <w:t xml:space="preserve">, which </w:t>
      </w:r>
      <w:r w:rsidR="009310BB" w:rsidRPr="001630EB">
        <w:rPr>
          <w:rFonts w:ascii="Times New Roman" w:hAnsi="Times New Roman" w:cs="Times New Roman"/>
          <w:lang w:val="en-US"/>
        </w:rPr>
        <w:t>is the average of</w:t>
      </w:r>
      <w:r w:rsidR="00042F81">
        <w:rPr>
          <w:rFonts w:ascii="Times New Roman" w:hAnsi="Times New Roman" w:cs="Times New Roman"/>
          <w:lang w:val="en-US"/>
        </w:rPr>
        <w:t xml:space="preserve"> </w:t>
      </w:r>
      <w:r w:rsidR="009310BB" w:rsidRPr="001630EB">
        <w:rPr>
          <w:rFonts w:ascii="Times New Roman" w:hAnsi="Times New Roman" w:cs="Times New Roman"/>
          <w:lang w:val="en-US"/>
        </w:rPr>
        <w:t xml:space="preserve">absolutes prediction errors from the output layer </w:t>
      </w:r>
      <w:r w:rsidR="00726681" w:rsidRPr="001630EB">
        <w:rPr>
          <w:rFonts w:ascii="Times New Roman" w:hAnsi="Times New Roman" w:cs="Times New Roman"/>
          <w:lang w:val="en-US"/>
        </w:rPr>
        <w:t>(</w:t>
      </w:r>
      <w:r w:rsidR="00726681" w:rsidRPr="0048467F">
        <w:rPr>
          <w:rFonts w:ascii="Times New Roman" w:hAnsi="Times New Roman" w:cs="Times New Roman"/>
          <w:i/>
          <w:iCs/>
          <w:lang w:val="en-US"/>
        </w:rPr>
        <w:t>i.e.</w:t>
      </w:r>
      <w:r w:rsidR="00726681" w:rsidRPr="001630EB">
        <w:rPr>
          <w:rFonts w:ascii="Times New Roman" w:hAnsi="Times New Roman" w:cs="Times New Roman"/>
          <w:lang w:val="en-US"/>
        </w:rPr>
        <w:t xml:space="preserve">, Output-Target, see models). </w:t>
      </w:r>
      <w:r w:rsidR="00085FE0" w:rsidRPr="001630EB">
        <w:rPr>
          <w:rFonts w:ascii="Times New Roman" w:hAnsi="Times New Roman" w:cs="Times New Roman"/>
          <w:lang w:val="en-US"/>
        </w:rPr>
        <w:t>Both parameters (</w:t>
      </w:r>
      <m:oMath>
        <m:r>
          <w:rPr>
            <w:rFonts w:ascii="Cambria Math" w:hAnsi="Cambria Math" w:cs="Times New Roman"/>
          </w:rPr>
          <m:t>ρ</m:t>
        </m:r>
      </m:oMath>
      <w:r w:rsidRPr="001630EB">
        <w:rPr>
          <w:rFonts w:ascii="Times New Roman" w:hAnsi="Times New Roman" w:cs="Times New Roman"/>
          <w:lang w:val="en-US"/>
        </w:rPr>
        <w:t xml:space="preserve"> and </w:t>
      </w:r>
      <m:oMath>
        <m:r>
          <w:rPr>
            <w:rFonts w:ascii="Cambria Math" w:hAnsi="Cambria Math" w:cs="Times New Roman"/>
          </w:rPr>
          <m:t>μ</m:t>
        </m:r>
      </m:oMath>
      <w:r w:rsidR="00085FE0" w:rsidRPr="001630EB">
        <w:rPr>
          <w:rFonts w:ascii="Times New Roman" w:hAnsi="Times New Roman" w:cs="Times New Roman"/>
          <w:lang w:val="en-US"/>
        </w:rPr>
        <w:t xml:space="preserve">) </w:t>
      </w:r>
      <w:r w:rsidRPr="001630EB">
        <w:rPr>
          <w:rFonts w:ascii="Times New Roman" w:hAnsi="Times New Roman" w:cs="Times New Roman"/>
          <w:lang w:val="en-US"/>
        </w:rPr>
        <w:t xml:space="preserve">control </w:t>
      </w:r>
      <w:r w:rsidR="004F718A" w:rsidRPr="001630EB">
        <w:rPr>
          <w:rFonts w:ascii="Times New Roman" w:hAnsi="Times New Roman" w:cs="Times New Roman"/>
          <w:lang w:val="en-US"/>
        </w:rPr>
        <w:t>how the</w:t>
      </w:r>
      <w:r w:rsidRPr="001630EB">
        <w:rPr>
          <w:rFonts w:ascii="Times New Roman" w:hAnsi="Times New Roman" w:cs="Times New Roman"/>
          <w:lang w:val="en-US"/>
        </w:rPr>
        <w:t xml:space="preserve"> learning rate (</w:t>
      </w:r>
      <m:oMath>
        <m:r>
          <w:rPr>
            <w:rFonts w:ascii="Cambria Math" w:hAnsi="Cambria Math" w:cs="Times New Roman"/>
          </w:rPr>
          <m:t>α</m:t>
        </m:r>
      </m:oMath>
      <w:r w:rsidRPr="001630EB">
        <w:rPr>
          <w:rFonts w:ascii="Times New Roman" w:hAnsi="Times New Roman" w:cs="Times New Roman"/>
          <w:lang w:val="en-US"/>
        </w:rPr>
        <w:t xml:space="preserve">) change </w:t>
      </w:r>
      <w:r w:rsidR="004F718A" w:rsidRPr="001630EB">
        <w:rPr>
          <w:rFonts w:ascii="Times New Roman" w:hAnsi="Times New Roman" w:cs="Times New Roman"/>
          <w:lang w:val="en-US"/>
        </w:rPr>
        <w:t xml:space="preserve">each </w:t>
      </w:r>
      <w:r w:rsidRPr="001630EB">
        <w:rPr>
          <w:rFonts w:ascii="Times New Roman" w:hAnsi="Times New Roman" w:cs="Times New Roman"/>
          <w:lang w:val="en-US"/>
        </w:rPr>
        <w:t>trial</w:t>
      </w:r>
      <w:r w:rsidR="004F718A"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517381597"/>
          <w:placeholder>
            <w:docPart w:val="DefaultPlaceholder_-1854013440"/>
          </w:placeholder>
        </w:sdtPr>
        <w:sdtContent>
          <w:r w:rsidR="00A015C8" w:rsidRPr="00A015C8">
            <w:rPr>
              <w:rFonts w:eastAsia="Times New Roman"/>
              <w:color w:val="000000"/>
            </w:rPr>
            <w:t>(Kaye &amp; Pearce, 1984; Pearce et al., 1984)</w:t>
          </w:r>
        </w:sdtContent>
      </w:sdt>
      <w:r w:rsidR="007D2CC4">
        <w:rPr>
          <w:rFonts w:ascii="Times New Roman" w:hAnsi="Times New Roman" w:cs="Times New Roman"/>
          <w:color w:val="000000"/>
          <w:lang w:val="en-US"/>
        </w:rPr>
        <w:t>. For the case of the</w:t>
      </w:r>
      <w:r w:rsidR="00850E09">
        <w:rPr>
          <w:rFonts w:ascii="Times New Roman" w:hAnsi="Times New Roman" w:cs="Times New Roman"/>
          <w:color w:val="000000"/>
          <w:lang w:val="en-US"/>
        </w:rPr>
        <w:t xml:space="preserve"> first layer (input to hidden) </w:t>
      </w:r>
      <m:oMath>
        <m:r>
          <w:rPr>
            <w:rFonts w:ascii="Cambria Math" w:hAnsi="Cambria Math" w:cs="Times New Roman"/>
          </w:rPr>
          <m:t>α</m:t>
        </m:r>
      </m:oMath>
      <w:r w:rsidR="00277467">
        <w:rPr>
          <w:rFonts w:ascii="Times New Roman" w:hAnsi="Times New Roman" w:cs="Times New Roman"/>
          <w:color w:val="000000"/>
          <w:lang w:val="en-US"/>
        </w:rPr>
        <w:t xml:space="preserve"> </w:t>
      </w:r>
      <w:r w:rsidR="00850E09">
        <w:rPr>
          <w:rFonts w:ascii="Times New Roman" w:hAnsi="Times New Roman" w:cs="Times New Roman"/>
          <w:color w:val="000000"/>
          <w:lang w:val="en-US"/>
        </w:rPr>
        <w:t>changes</w:t>
      </w:r>
      <w:r w:rsidRPr="001630EB">
        <w:rPr>
          <w:rFonts w:ascii="Times New Roman" w:hAnsi="Times New Roman" w:cs="Times New Roman"/>
          <w:lang w:val="en-US"/>
        </w:rPr>
        <w:t xml:space="preserve">: </w:t>
      </w:r>
    </w:p>
    <w:p w14:paraId="58F9354D" w14:textId="0D03CCB0" w:rsidR="00085FE0" w:rsidRPr="001630EB" w:rsidRDefault="00000000" w:rsidP="00085FE0">
      <w:pPr>
        <w:jc w:val="center"/>
        <w:rPr>
          <w:rFonts w:ascii="Times New Roman" w:hAnsi="Times New Roman" w:cs="Times New Roman"/>
          <w:lang w:val="en-US"/>
        </w:rPr>
      </w:pPr>
      <m:oMath>
        <m:sSub>
          <m:sSubPr>
            <m:ctrlPr>
              <w:ins w:id="285" w:author="Andrew Delamater" w:date="2025-06-20T17:43:00Z" w16du:dateUtc="2025-06-20T21:43: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=ρ</m:t>
        </m:r>
        <m:sSub>
          <m:sSubPr>
            <m:ctrlPr>
              <w:ins w:id="286" w:author="Andrew Delamater" w:date="2025-06-20T17:43:00Z" w16du:dateUtc="2025-06-20T21:43: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+(1-ρ)</m:t>
        </m:r>
        <m:sSub>
          <m:sSubPr>
            <m:ctrlPr>
              <w:ins w:id="287" w:author="Andrew Delamater" w:date="2025-06-20T17:43:00Z" w16du:dateUtc="2025-06-20T21:43: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t-1,i</m:t>
            </m:r>
          </m:sub>
        </m:sSub>
      </m:oMath>
      <w:r w:rsidR="003D7E54" w:rsidRPr="001630EB">
        <w:rPr>
          <w:rFonts w:ascii="Times New Roman" w:hAnsi="Times New Roman" w:cs="Times New Roman"/>
          <w:lang w:val="en-US"/>
        </w:rPr>
        <w:tab/>
      </w:r>
      <w:r w:rsidR="003D7E54" w:rsidRPr="001630EB">
        <w:rPr>
          <w:rFonts w:ascii="Times New Roman" w:hAnsi="Times New Roman" w:cs="Times New Roman"/>
          <w:lang w:val="en-US"/>
        </w:rPr>
        <w:tab/>
      </w:r>
      <w:r w:rsidR="00426FD1" w:rsidRPr="001630EB">
        <w:rPr>
          <w:rFonts w:ascii="Times New Roman" w:hAnsi="Times New Roman" w:cs="Times New Roman"/>
          <w:lang w:val="en-US"/>
        </w:rPr>
        <w:t>(Eq. 1</w:t>
      </w:r>
      <w:r w:rsidR="003D7E54" w:rsidRPr="001630EB">
        <w:rPr>
          <w:rFonts w:ascii="Times New Roman" w:hAnsi="Times New Roman" w:cs="Times New Roman"/>
          <w:lang w:val="en-US"/>
        </w:rPr>
        <w:t>)</w:t>
      </w:r>
    </w:p>
    <w:p w14:paraId="3B95F2C2" w14:textId="6553DE33" w:rsidR="00850E09" w:rsidRDefault="00277467" w:rsidP="00B2651F">
      <w:pPr>
        <w:rPr>
          <w:rFonts w:ascii="Times New Roman" w:eastAsiaTheme="minorEastAsia" w:hAnsi="Times New Roman" w:cs="Times New Roman"/>
        </w:rPr>
      </w:pPr>
      <w:r>
        <w:rPr>
          <w:rFonts w:ascii="Times New Roman" w:eastAsiaTheme="minorEastAsia" w:hAnsi="Times New Roman" w:cs="Times New Roman"/>
        </w:rPr>
        <w:t xml:space="preserve">Thus, if </w:t>
      </w:r>
      <m:oMath>
        <m:r>
          <w:rPr>
            <w:rFonts w:ascii="Cambria Math" w:hAnsi="Cambria Math" w:cs="Times New Roman"/>
          </w:rPr>
          <m:t>ρ</m:t>
        </m:r>
        <m:r>
          <w:rPr>
            <w:rFonts w:ascii="Cambria Math" w:eastAsiaTheme="minorEastAsia" w:hAnsi="Cambria Math" w:cs="Times New Roman"/>
          </w:rPr>
          <m:t>=1</m:t>
        </m:r>
      </m:oMath>
      <w:r>
        <w:rPr>
          <w:rFonts w:ascii="Times New Roman" w:eastAsiaTheme="minorEastAsia" w:hAnsi="Times New Roman" w:cs="Times New Roman"/>
        </w:rPr>
        <w:t xml:space="preserve">, the higher the prediction error </w:t>
      </w:r>
      <m:oMath>
        <m:r>
          <w:rPr>
            <w:rFonts w:ascii="Cambria Math" w:hAnsi="Cambria Math" w:cs="Times New Roman"/>
          </w:rPr>
          <m:t>δ</m:t>
        </m:r>
      </m:oMath>
      <w:r w:rsidR="004D01BF">
        <w:rPr>
          <w:rFonts w:ascii="Times New Roman" w:eastAsiaTheme="minorEastAsia" w:hAnsi="Times New Roman" w:cs="Times New Roman"/>
        </w:rPr>
        <w:t xml:space="preserve"> the higher </w:t>
      </w:r>
      <m:oMath>
        <m:r>
          <w:rPr>
            <w:rFonts w:ascii="Cambria Math" w:hAnsi="Cambria Math" w:cs="Times New Roman"/>
          </w:rPr>
          <m:t>α</m:t>
        </m:r>
      </m:oMath>
      <w:r w:rsidR="004D01BF">
        <w:rPr>
          <w:rFonts w:ascii="Times New Roman" w:eastAsiaTheme="minorEastAsia" w:hAnsi="Times New Roman" w:cs="Times New Roman"/>
        </w:rPr>
        <w:t xml:space="preserve">. </w:t>
      </w:r>
      <w:r w:rsidR="00DA34F1">
        <w:rPr>
          <w:rFonts w:ascii="Times New Roman" w:eastAsiaTheme="minorEastAsia" w:hAnsi="Times New Roman" w:cs="Times New Roman"/>
        </w:rPr>
        <w:t>Thus,</w:t>
      </w:r>
      <w:r w:rsidR="004D01BF">
        <w:rPr>
          <w:rFonts w:ascii="Times New Roman" w:eastAsiaTheme="minorEastAsia" w:hAnsi="Times New Roman" w:cs="Times New Roman"/>
        </w:rPr>
        <w:t xml:space="preserve"> this rule implicitly </w:t>
      </w:r>
      <w:r w:rsidR="00DA34F1">
        <w:rPr>
          <w:rFonts w:ascii="Times New Roman" w:eastAsiaTheme="minorEastAsia" w:hAnsi="Times New Roman" w:cs="Times New Roman"/>
        </w:rPr>
        <w:t>encodes</w:t>
      </w:r>
      <w:r w:rsidR="004D01BF">
        <w:rPr>
          <w:rFonts w:ascii="Times New Roman" w:eastAsiaTheme="minorEastAsia" w:hAnsi="Times New Roman" w:cs="Times New Roman"/>
        </w:rPr>
        <w:t xml:space="preserve"> the Pearce-Hall intuition, </w:t>
      </w:r>
      <w:r w:rsidR="00DA34F1">
        <w:rPr>
          <w:rFonts w:ascii="Times New Roman" w:eastAsiaTheme="minorEastAsia" w:hAnsi="Times New Roman" w:cs="Times New Roman"/>
        </w:rPr>
        <w:t xml:space="preserve">where </w:t>
      </w:r>
      <m:oMath>
        <m:r>
          <w:rPr>
            <w:rFonts w:ascii="Cambria Math" w:hAnsi="Cambria Math" w:cs="Times New Roman"/>
          </w:rPr>
          <m:t>α</m:t>
        </m:r>
      </m:oMath>
      <w:r w:rsidR="00DA34F1">
        <w:rPr>
          <w:rFonts w:ascii="Times New Roman" w:eastAsiaTheme="minorEastAsia" w:hAnsi="Times New Roman" w:cs="Times New Roman"/>
        </w:rPr>
        <w:t xml:space="preserve"> is larger when surprise is larger. In the case of the second layer (hidden to output), </w:t>
      </w:r>
      <m:oMath>
        <m:r>
          <w:rPr>
            <w:rFonts w:ascii="Cambria Math" w:hAnsi="Cambria Math" w:cs="Times New Roman"/>
          </w:rPr>
          <m:t>α</m:t>
        </m:r>
      </m:oMath>
      <w:r w:rsidR="00DA34F1">
        <w:rPr>
          <w:rFonts w:ascii="Times New Roman" w:hAnsi="Times New Roman" w:cs="Times New Roman"/>
          <w:color w:val="000000"/>
          <w:lang w:val="en-US"/>
        </w:rPr>
        <w:t xml:space="preserve"> changes in the following way</w:t>
      </w:r>
      <w:r w:rsidR="00DA34F1" w:rsidRPr="001630EB">
        <w:rPr>
          <w:rFonts w:ascii="Times New Roman" w:hAnsi="Times New Roman" w:cs="Times New Roman"/>
          <w:lang w:val="en-US"/>
        </w:rPr>
        <w:t>:</w:t>
      </w:r>
    </w:p>
    <w:p w14:paraId="028EC4C9" w14:textId="7E06C862" w:rsidR="00850E09" w:rsidRPr="001630EB" w:rsidRDefault="00000000" w:rsidP="00850E09">
      <w:pPr>
        <w:jc w:val="center"/>
        <w:rPr>
          <w:rFonts w:ascii="Times New Roman" w:hAnsi="Times New Roman" w:cs="Times New Roman"/>
          <w:lang w:val="en-US"/>
        </w:rPr>
      </w:pPr>
      <m:oMath>
        <m:sSub>
          <m:sSubPr>
            <m:ctrlPr>
              <w:ins w:id="288" w:author="Andrew Delamater" w:date="2025-06-20T17:43:00Z" w16du:dateUtc="2025-06-20T21:43: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=μ(1-</m:t>
        </m:r>
        <m:sSub>
          <m:sSubPr>
            <m:ctrlPr>
              <w:ins w:id="289" w:author="Andrew Delamater" w:date="2025-06-20T17:43:00Z" w16du:dateUtc="2025-06-20T21:43: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)+(1-μ)</m:t>
        </m:r>
        <m:sSub>
          <m:sSubPr>
            <m:ctrlPr>
              <w:ins w:id="290" w:author="Andrew Delamater" w:date="2025-06-20T17:43:00Z" w16du:dateUtc="2025-06-20T21:43:00Z">
                <w:rPr>
                  <w:rFonts w:ascii="Cambria Math" w:hAnsi="Cambria Math" w:cs="Times New Roman"/>
                  <w:i/>
                  <w:iCs/>
                </w:rPr>
              </w:ins>
            </m:ctrlPr>
          </m:sSubPr>
          <m:e>
            <m:r>
              <w:rPr>
                <w:rFonts w:ascii="Cambria Math" w:hAnsi="Cambria Math" w:cs="Times New Roman"/>
              </w:rPr>
              <m:t>α</m:t>
            </m:r>
          </m:e>
          <m:sub>
            <m:r>
              <w:rPr>
                <w:rFonts w:ascii="Cambria Math" w:hAnsi="Cambria Math" w:cs="Times New Roman"/>
              </w:rPr>
              <m:t>t-1,i</m:t>
            </m:r>
          </m:sub>
        </m:sSub>
      </m:oMath>
      <w:r w:rsidR="00850E09" w:rsidRPr="001630EB">
        <w:rPr>
          <w:rFonts w:ascii="Times New Roman" w:hAnsi="Times New Roman" w:cs="Times New Roman"/>
          <w:lang w:val="en-US"/>
        </w:rPr>
        <w:tab/>
      </w:r>
      <w:r w:rsidR="00850E09" w:rsidRPr="001630EB">
        <w:rPr>
          <w:rFonts w:ascii="Times New Roman" w:hAnsi="Times New Roman" w:cs="Times New Roman"/>
          <w:lang w:val="en-US"/>
        </w:rPr>
        <w:tab/>
        <w:t xml:space="preserve">(Eq. </w:t>
      </w:r>
      <w:r w:rsidR="00DA34F1">
        <w:rPr>
          <w:rFonts w:ascii="Times New Roman" w:hAnsi="Times New Roman" w:cs="Times New Roman"/>
          <w:lang w:val="en-US"/>
        </w:rPr>
        <w:t>2</w:t>
      </w:r>
      <w:r w:rsidR="00850E09" w:rsidRPr="001630EB">
        <w:rPr>
          <w:rFonts w:ascii="Times New Roman" w:hAnsi="Times New Roman" w:cs="Times New Roman"/>
          <w:lang w:val="en-US"/>
        </w:rPr>
        <w:t>)</w:t>
      </w:r>
    </w:p>
    <w:p w14:paraId="42851AE3" w14:textId="7C93E0BE" w:rsidR="00426FD1" w:rsidRPr="001630EB" w:rsidRDefault="00DB6256" w:rsidP="00B2651F">
      <w:pPr>
        <w:rPr>
          <w:rFonts w:ascii="Times New Roman" w:hAnsi="Times New Roman" w:cs="Times New Roman"/>
        </w:rPr>
      </w:pPr>
      <w:r w:rsidRPr="001630EB">
        <w:rPr>
          <w:rFonts w:ascii="Times New Roman" w:hAnsi="Times New Roman" w:cs="Times New Roman"/>
          <w:lang w:val="en-US"/>
        </w:rPr>
        <w:t xml:space="preserve">where </w:t>
      </w:r>
      <m:oMath>
        <m:r>
          <w:rPr>
            <w:rFonts w:ascii="Cambria Math" w:hAnsi="Cambria Math" w:cs="Times New Roman"/>
          </w:rPr>
          <m:t>1-</m:t>
        </m:r>
        <m:sSub>
          <m:sSubPr>
            <m:ctrlPr>
              <w:ins w:id="291" w:author="Andrew Delamater" w:date="2025-06-20T17:43:00Z" w16du:dateUtc="2025-06-20T21:43: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oMath>
      <w:r w:rsidR="00426FD1" w:rsidRPr="001630EB">
        <w:rPr>
          <w:rFonts w:ascii="Times New Roman" w:hAnsi="Times New Roman" w:cs="Times New Roman"/>
          <w:lang w:val="en-US"/>
        </w:rPr>
        <w:t xml:space="preserve"> </w:t>
      </w:r>
      <w:r w:rsidR="005416C2">
        <w:rPr>
          <w:rFonts w:ascii="Times New Roman" w:hAnsi="Times New Roman" w:cs="Times New Roman"/>
          <w:lang w:val="en-US"/>
        </w:rPr>
        <w:t xml:space="preserve">incorporates the </w:t>
      </w:r>
      <w:proofErr w:type="spellStart"/>
      <w:r w:rsidR="005416C2">
        <w:rPr>
          <w:rFonts w:ascii="Times New Roman" w:hAnsi="Times New Roman" w:cs="Times New Roman"/>
          <w:lang w:val="en-US"/>
        </w:rPr>
        <w:t>Mackintoshian</w:t>
      </w:r>
      <w:proofErr w:type="spellEnd"/>
      <w:r w:rsidR="00254015">
        <w:rPr>
          <w:rFonts w:ascii="Times New Roman" w:hAnsi="Times New Roman" w:cs="Times New Roman"/>
          <w:lang w:val="en-US"/>
        </w:rPr>
        <w:t xml:space="preserve"> intuition</w:t>
      </w:r>
      <w:r w:rsidR="005416C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64735029"/>
          <w:placeholder>
            <w:docPart w:val="D05A3DFA369A467682160F490AA385DC"/>
          </w:placeholder>
        </w:sdtPr>
        <w:sdtContent>
          <w:r w:rsidR="00A015C8" w:rsidRPr="00A015C8">
            <w:rPr>
              <w:rFonts w:ascii="Times New Roman" w:hAnsi="Times New Roman" w:cs="Times New Roman"/>
              <w:color w:val="000000"/>
              <w:lang w:val="en-US"/>
            </w:rPr>
            <w:t>(Mackintosh, 1975)</w:t>
          </w:r>
        </w:sdtContent>
      </w:sdt>
      <w:r w:rsidR="000208EB">
        <w:rPr>
          <w:rFonts w:ascii="Times New Roman" w:hAnsi="Times New Roman" w:cs="Times New Roman"/>
          <w:color w:val="000000"/>
          <w:lang w:val="en-US"/>
        </w:rPr>
        <w:t>,</w:t>
      </w:r>
      <w:r w:rsidR="00254015">
        <w:rPr>
          <w:rFonts w:ascii="Times New Roman" w:hAnsi="Times New Roman" w:cs="Times New Roman"/>
          <w:color w:val="000000"/>
          <w:lang w:val="en-US"/>
        </w:rPr>
        <w:t xml:space="preserve"> </w:t>
      </w:r>
      <w:r w:rsidR="000208EB">
        <w:rPr>
          <w:rFonts w:ascii="Times New Roman" w:hAnsi="Times New Roman" w:cs="Times New Roman"/>
          <w:color w:val="000000"/>
          <w:lang w:val="en-US"/>
        </w:rPr>
        <w:t xml:space="preserve">where higher </w:t>
      </w:r>
      <m:oMath>
        <m:r>
          <w:rPr>
            <w:rFonts w:ascii="Cambria Math" w:hAnsi="Cambria Math" w:cs="Times New Roman"/>
          </w:rPr>
          <m:t>α</m:t>
        </m:r>
      </m:oMath>
      <w:r w:rsidR="000208EB">
        <w:rPr>
          <w:rFonts w:ascii="Times New Roman" w:hAnsi="Times New Roman" w:cs="Times New Roman"/>
          <w:color w:val="000000"/>
          <w:lang w:val="en-US"/>
        </w:rPr>
        <w:t xml:space="preserve"> should be given to predictive cues, </w:t>
      </w:r>
      <w:r w:rsidR="000208EB" w:rsidRPr="000208EB">
        <w:rPr>
          <w:rFonts w:ascii="Times New Roman" w:hAnsi="Times New Roman" w:cs="Times New Roman"/>
          <w:i/>
          <w:iCs/>
          <w:color w:val="000000"/>
          <w:lang w:val="en-US"/>
        </w:rPr>
        <w:t>i.e.</w:t>
      </w:r>
      <w:r w:rsidR="000208EB" w:rsidRPr="000208EB">
        <w:rPr>
          <w:rFonts w:ascii="Times New Roman" w:hAnsi="Times New Roman" w:cs="Times New Roman"/>
          <w:color w:val="000000"/>
          <w:lang w:val="en-US"/>
        </w:rPr>
        <w:t>,</w:t>
      </w:r>
      <w:r w:rsidR="000208EB">
        <w:rPr>
          <w:rFonts w:ascii="Times New Roman" w:hAnsi="Times New Roman" w:cs="Times New Roman"/>
          <w:i/>
          <w:iCs/>
          <w:color w:val="000000"/>
          <w:lang w:val="en-US"/>
        </w:rPr>
        <w:t xml:space="preserve"> </w:t>
      </w:r>
      <w:r w:rsidR="00254015">
        <w:rPr>
          <w:rFonts w:ascii="Times New Roman" w:hAnsi="Times New Roman" w:cs="Times New Roman"/>
          <w:lang w:val="en-US"/>
        </w:rPr>
        <w:t xml:space="preserve">when the world is quite predictive </w:t>
      </w:r>
      <w:r w:rsidR="000208EB">
        <w:rPr>
          <w:rFonts w:ascii="Times New Roman" w:hAnsi="Times New Roman" w:cs="Times New Roman"/>
          <w:lang w:val="en-US"/>
        </w:rPr>
        <w:t xml:space="preserve">no surprise or small </w:t>
      </w:r>
      <m:oMath>
        <m:sSub>
          <m:sSubPr>
            <m:ctrlPr>
              <w:ins w:id="292" w:author="Andrew Delamater" w:date="2025-06-20T17:43:00Z" w16du:dateUtc="2025-06-20T21:43:00Z">
                <w:rPr>
                  <w:rFonts w:ascii="Cambria Math" w:hAnsi="Cambria Math" w:cs="Times New Roman"/>
                  <w:i/>
                  <w:iCs/>
                </w:rPr>
              </w:ins>
            </m:ctrlPr>
          </m:sSubPr>
          <m:e>
            <m:r>
              <w:rPr>
                <w:rFonts w:ascii="Cambria Math" w:hAnsi="Cambria Math" w:cs="Times New Roman"/>
              </w:rPr>
              <m:t>δ</m:t>
            </m:r>
          </m:e>
          <m:sub>
            <m:r>
              <w:rPr>
                <w:rFonts w:ascii="Cambria Math" w:hAnsi="Cambria Math" w:cs="Times New Roman"/>
              </w:rPr>
              <m:t>t</m:t>
            </m:r>
          </m:sub>
        </m:sSub>
      </m:oMath>
      <w:r w:rsidR="000208EB">
        <w:rPr>
          <w:rFonts w:ascii="Times New Roman" w:hAnsi="Times New Roman" w:cs="Times New Roman"/>
          <w:lang w:val="en-US"/>
        </w:rPr>
        <w:t>. By adding this dynamic learning rates, our neural network (</w:t>
      </w:r>
      <w:r w:rsidR="000208EB" w:rsidRPr="000208EB">
        <w:rPr>
          <w:rFonts w:ascii="Times New Roman" w:hAnsi="Times New Roman" w:cs="Times New Roman"/>
          <w:b/>
          <w:bCs/>
          <w:lang w:val="en-US"/>
        </w:rPr>
        <w:t>Figure 3</w:t>
      </w:r>
      <w:r w:rsidR="000208EB">
        <w:rPr>
          <w:rFonts w:ascii="Times New Roman" w:hAnsi="Times New Roman" w:cs="Times New Roman"/>
          <w:lang w:val="en-US"/>
        </w:rPr>
        <w:t xml:space="preserve">) successfully </w:t>
      </w:r>
      <w:r w:rsidR="00426FD1" w:rsidRPr="001630EB">
        <w:rPr>
          <w:rFonts w:ascii="Times New Roman" w:hAnsi="Times New Roman" w:cs="Times New Roman"/>
          <w:lang w:val="en-US"/>
        </w:rPr>
        <w:t xml:space="preserve">solves category learning by slowly </w:t>
      </w:r>
      <w:r w:rsidR="00426FD1" w:rsidRPr="001630EB">
        <w:rPr>
          <w:rFonts w:ascii="Times New Roman" w:hAnsi="Times New Roman" w:cs="Times New Roman"/>
          <w:lang w:val="en-US"/>
        </w:rPr>
        <w:lastRenderedPageBreak/>
        <w:t xml:space="preserve">changing connections between Hidden-Output (H-O) </w:t>
      </w:r>
      <w:ins w:id="293" w:author="Andrew Delamater" w:date="2025-06-24T18:48:00Z" w16du:dateUtc="2025-06-24T22:48:00Z">
        <w:r w:rsidR="00A92700">
          <w:rPr>
            <w:rFonts w:ascii="Times New Roman" w:hAnsi="Times New Roman" w:cs="Times New Roman"/>
            <w:lang w:val="en-US"/>
          </w:rPr>
          <w:t xml:space="preserve">weights </w:t>
        </w:r>
      </w:ins>
      <w:r w:rsidR="00426FD1" w:rsidRPr="001630EB">
        <w:rPr>
          <w:rFonts w:ascii="Times New Roman" w:hAnsi="Times New Roman" w:cs="Times New Roman"/>
          <w:lang w:val="en-US"/>
        </w:rPr>
        <w:t xml:space="preserve">relative to Input-Hidden </w:t>
      </w:r>
      <w:ins w:id="294" w:author="Andrew Delamater" w:date="2025-06-24T18:48:00Z" w16du:dateUtc="2025-06-24T22:48:00Z">
        <w:r w:rsidR="00A92700">
          <w:rPr>
            <w:rFonts w:ascii="Times New Roman" w:hAnsi="Times New Roman" w:cs="Times New Roman"/>
            <w:lang w:val="en-US"/>
          </w:rPr>
          <w:t xml:space="preserve">weights </w:t>
        </w:r>
      </w:ins>
      <w:r w:rsidR="00426FD1" w:rsidRPr="001630EB">
        <w:rPr>
          <w:rFonts w:ascii="Times New Roman" w:hAnsi="Times New Roman" w:cs="Times New Roman"/>
          <w:lang w:val="en-US"/>
        </w:rPr>
        <w:t xml:space="preserve">(I-H; </w:t>
      </w:r>
      <w:r w:rsidR="00426FD1" w:rsidRPr="001630EB">
        <w:rPr>
          <w:rFonts w:ascii="Times New Roman" w:hAnsi="Times New Roman" w:cs="Times New Roman"/>
          <w:b/>
          <w:bCs/>
          <w:lang w:val="en-US"/>
        </w:rPr>
        <w:t xml:space="preserve">Figure </w:t>
      </w:r>
      <w:r w:rsidR="007F0013">
        <w:rPr>
          <w:rFonts w:ascii="Times New Roman" w:hAnsi="Times New Roman" w:cs="Times New Roman"/>
          <w:b/>
          <w:bCs/>
          <w:lang w:val="en-US"/>
        </w:rPr>
        <w:t xml:space="preserve">2 with </w:t>
      </w:r>
      <w:r w:rsidR="00426FD1" w:rsidRPr="001630EB">
        <w:rPr>
          <w:rFonts w:ascii="Times New Roman" w:hAnsi="Times New Roman" w:cs="Times New Roman"/>
          <w:b/>
          <w:bCs/>
          <w:lang w:val="en-US"/>
        </w:rPr>
        <w:t>Weights</w:t>
      </w:r>
      <w:r w:rsidR="00426FD1" w:rsidRPr="001630EB">
        <w:rPr>
          <w:rFonts w:ascii="Times New Roman" w:hAnsi="Times New Roman" w:cs="Times New Roman"/>
          <w:lang w:val="en-US"/>
        </w:rPr>
        <w:t xml:space="preserve">). </w:t>
      </w:r>
      <w:r w:rsidR="00FF405E">
        <w:rPr>
          <w:rFonts w:ascii="Times New Roman" w:hAnsi="Times New Roman" w:cs="Times New Roman"/>
          <w:lang w:val="en-US"/>
        </w:rPr>
        <w:t>Where c</w:t>
      </w:r>
      <w:r w:rsidR="00426FD1" w:rsidRPr="001630EB">
        <w:rPr>
          <w:rFonts w:ascii="Times New Roman" w:hAnsi="Times New Roman" w:cs="Times New Roman"/>
          <w:lang w:val="en-US"/>
        </w:rPr>
        <w:t xml:space="preserve">ategories </w:t>
      </w:r>
      <w:r w:rsidR="00FF405E">
        <w:rPr>
          <w:rFonts w:ascii="Times New Roman" w:hAnsi="Times New Roman" w:cs="Times New Roman"/>
          <w:lang w:val="en-US"/>
        </w:rPr>
        <w:t xml:space="preserve">which are </w:t>
      </w:r>
      <w:r w:rsidR="00426FD1" w:rsidRPr="001630EB">
        <w:rPr>
          <w:rFonts w:ascii="Times New Roman" w:hAnsi="Times New Roman" w:cs="Times New Roman"/>
          <w:lang w:val="en-US"/>
        </w:rPr>
        <w:t xml:space="preserve">encoded in </w:t>
      </w:r>
      <w:r w:rsidR="00FF405E">
        <w:rPr>
          <w:rFonts w:ascii="Times New Roman" w:hAnsi="Times New Roman" w:cs="Times New Roman"/>
          <w:lang w:val="en-US"/>
        </w:rPr>
        <w:t xml:space="preserve">the first layer were held and used in the total reversal by only changing the </w:t>
      </w:r>
      <w:r w:rsidR="00426FD1" w:rsidRPr="001630EB">
        <w:rPr>
          <w:rFonts w:ascii="Times New Roman" w:hAnsi="Times New Roman" w:cs="Times New Roman"/>
          <w:lang w:val="en-US"/>
        </w:rPr>
        <w:t xml:space="preserve">connections </w:t>
      </w:r>
      <w:r w:rsidR="00FF405E">
        <w:rPr>
          <w:rFonts w:ascii="Times New Roman" w:hAnsi="Times New Roman" w:cs="Times New Roman"/>
          <w:lang w:val="en-US"/>
        </w:rPr>
        <w:t xml:space="preserve">in the output layer, which </w:t>
      </w:r>
      <w:r w:rsidR="00426FD1" w:rsidRPr="001630EB">
        <w:rPr>
          <w:rFonts w:ascii="Times New Roman" w:hAnsi="Times New Roman" w:cs="Times New Roman"/>
          <w:lang w:val="en-US"/>
        </w:rPr>
        <w:t xml:space="preserve">strictly </w:t>
      </w:r>
      <w:r w:rsidR="00FF405E">
        <w:rPr>
          <w:rFonts w:ascii="Times New Roman" w:hAnsi="Times New Roman" w:cs="Times New Roman"/>
          <w:lang w:val="en-US"/>
        </w:rPr>
        <w:t xml:space="preserve">relates to </w:t>
      </w:r>
      <w:r w:rsidR="00426FD1" w:rsidRPr="001630EB">
        <w:rPr>
          <w:rFonts w:ascii="Times New Roman" w:hAnsi="Times New Roman" w:cs="Times New Roman"/>
          <w:lang w:val="en-US"/>
        </w:rPr>
        <w:t>the ‘response’.</w:t>
      </w:r>
    </w:p>
    <w:p w14:paraId="6D422DF0" w14:textId="0C8446E3" w:rsidR="00F26C39" w:rsidRDefault="00A906DE" w:rsidP="00F26C39">
      <w:pPr>
        <w:rPr>
          <w:rFonts w:ascii="Times New Roman" w:hAnsi="Times New Roman" w:cs="Times New Roman"/>
        </w:rPr>
      </w:pPr>
      <w:r w:rsidRPr="00A906DE">
        <w:rPr>
          <w:rFonts w:ascii="Times New Roman" w:hAnsi="Times New Roman" w:cs="Times New Roman"/>
          <w:noProof/>
        </w:rPr>
        <w:drawing>
          <wp:inline distT="0" distB="0" distL="0" distR="0" wp14:anchorId="08F6AADE" wp14:editId="03CB6DFA">
            <wp:extent cx="5731510" cy="1907540"/>
            <wp:effectExtent l="0" t="0" r="2540" b="0"/>
            <wp:docPr id="8908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6BDB2A7D" w14:textId="36294F6E" w:rsidR="00A919B1" w:rsidRDefault="00A919B1" w:rsidP="00F26C39">
      <w:pPr>
        <w:rPr>
          <w:rFonts w:ascii="Times New Roman" w:hAnsi="Times New Roman" w:cs="Times New Roman"/>
          <w:i/>
          <w:iCs/>
        </w:rPr>
      </w:pPr>
      <w:r w:rsidRPr="00E60538">
        <w:rPr>
          <w:rFonts w:ascii="Times New Roman" w:hAnsi="Times New Roman" w:cs="Times New Roman"/>
          <w:b/>
          <w:bCs/>
        </w:rPr>
        <w:t>Figure 1</w:t>
      </w:r>
      <w:r w:rsidRPr="00E60538">
        <w:rPr>
          <w:rFonts w:ascii="Times New Roman" w:hAnsi="Times New Roman" w:cs="Times New Roman"/>
          <w:i/>
          <w:iCs/>
        </w:rPr>
        <w:t xml:space="preserve">. </w:t>
      </w:r>
      <w:r w:rsidR="00AC564C" w:rsidRPr="00E60538">
        <w:rPr>
          <w:rFonts w:ascii="Times New Roman" w:hAnsi="Times New Roman" w:cs="Times New Roman"/>
          <w:i/>
          <w:iCs/>
        </w:rPr>
        <w:t xml:space="preserve">Simulation of the two conditions in the current Category Learning task. </w:t>
      </w:r>
      <w:r w:rsidR="00835DDE" w:rsidRPr="00E60538">
        <w:rPr>
          <w:rFonts w:ascii="Times New Roman" w:hAnsi="Times New Roman" w:cs="Times New Roman"/>
          <w:b/>
          <w:bCs/>
          <w:i/>
          <w:iCs/>
        </w:rPr>
        <w:t>A</w:t>
      </w:r>
      <w:r w:rsidR="00835DDE" w:rsidRPr="00E60538">
        <w:rPr>
          <w:rFonts w:ascii="Times New Roman" w:hAnsi="Times New Roman" w:cs="Times New Roman"/>
          <w:i/>
          <w:iCs/>
        </w:rPr>
        <w:t xml:space="preserve"> </w:t>
      </w:r>
      <w:r w:rsidR="00AC564C" w:rsidRPr="00E60538">
        <w:rPr>
          <w:rFonts w:ascii="Times New Roman" w:hAnsi="Times New Roman" w:cs="Times New Roman"/>
          <w:i/>
          <w:iCs/>
        </w:rPr>
        <w:t xml:space="preserve">Backpropagation as is shown here cannot </w:t>
      </w:r>
      <w:r w:rsidR="00835DDE" w:rsidRPr="00E60538">
        <w:rPr>
          <w:rFonts w:ascii="Times New Roman" w:hAnsi="Times New Roman" w:cs="Times New Roman"/>
          <w:i/>
          <w:iCs/>
        </w:rPr>
        <w:t xml:space="preserve">emulate findings with living organisms. B same </w:t>
      </w:r>
      <w:r w:rsidR="001B40E0" w:rsidRPr="00E60538">
        <w:rPr>
          <w:rFonts w:ascii="Times New Roman" w:hAnsi="Times New Roman" w:cs="Times New Roman"/>
          <w:i/>
          <w:iCs/>
        </w:rPr>
        <w:t>algorithm</w:t>
      </w:r>
      <w:r w:rsidR="00835DDE" w:rsidRPr="00E60538">
        <w:rPr>
          <w:rFonts w:ascii="Times New Roman" w:hAnsi="Times New Roman" w:cs="Times New Roman"/>
          <w:i/>
          <w:iCs/>
        </w:rPr>
        <w:t xml:space="preserve"> but with different changing </w:t>
      </w:r>
      <w:r w:rsidR="001B40E0" w:rsidRPr="00E60538">
        <w:rPr>
          <w:rFonts w:ascii="Times New Roman" w:hAnsi="Times New Roman" w:cs="Times New Roman"/>
          <w:i/>
          <w:iCs/>
        </w:rPr>
        <w:t>alpha rates, shows that is easier to learn a total reversal condition.</w:t>
      </w:r>
    </w:p>
    <w:p w14:paraId="4B1DEC97" w14:textId="77777777" w:rsidR="00794B8E" w:rsidRPr="00E60538" w:rsidRDefault="00794B8E" w:rsidP="00F26C39">
      <w:pPr>
        <w:rPr>
          <w:rFonts w:ascii="Times New Roman" w:hAnsi="Times New Roman" w:cs="Times New Roman"/>
          <w:i/>
          <w:iCs/>
        </w:rPr>
      </w:pPr>
    </w:p>
    <w:p w14:paraId="1EE93F62" w14:textId="77777777" w:rsidR="00F26C39" w:rsidRPr="001630EB" w:rsidRDefault="00F26C39" w:rsidP="00F26C39">
      <w:pPr>
        <w:rPr>
          <w:rFonts w:ascii="Times New Roman" w:hAnsi="Times New Roman" w:cs="Times New Roman"/>
        </w:rPr>
      </w:pPr>
      <w:r w:rsidRPr="001630EB">
        <w:rPr>
          <w:rFonts w:ascii="Times New Roman" w:hAnsi="Times New Roman" w:cs="Times New Roman"/>
          <w:noProof/>
        </w:rPr>
        <w:drawing>
          <wp:inline distT="0" distB="0" distL="0" distR="0" wp14:anchorId="7A0DF351" wp14:editId="311E9B08">
            <wp:extent cx="5731241" cy="3583602"/>
            <wp:effectExtent l="0" t="0" r="3175" b="0"/>
            <wp:docPr id="487704340" name="Picture 1" descr="A char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4340" name="Picture 1" descr="A chart of a diagram&#10;&#10;Description automatically generated"/>
                    <pic:cNvPicPr/>
                  </pic:nvPicPr>
                  <pic:blipFill rotWithShape="1">
                    <a:blip r:embed="rId20"/>
                    <a:srcRect b="15144"/>
                    <a:stretch/>
                  </pic:blipFill>
                  <pic:spPr bwMode="auto">
                    <a:xfrm>
                      <a:off x="0" y="0"/>
                      <a:ext cx="5731510" cy="3583770"/>
                    </a:xfrm>
                    <a:prstGeom prst="rect">
                      <a:avLst/>
                    </a:prstGeom>
                    <a:ln>
                      <a:noFill/>
                    </a:ln>
                    <a:extLst>
                      <a:ext uri="{53640926-AAD7-44D8-BBD7-CCE9431645EC}">
                        <a14:shadowObscured xmlns:a14="http://schemas.microsoft.com/office/drawing/2010/main"/>
                      </a:ext>
                    </a:extLst>
                  </pic:spPr>
                </pic:pic>
              </a:graphicData>
            </a:graphic>
          </wp:inline>
        </w:drawing>
      </w:r>
    </w:p>
    <w:p w14:paraId="5458CE40" w14:textId="10D7A300" w:rsidR="00187CE9" w:rsidRPr="00F43E15" w:rsidRDefault="00F77F82" w:rsidP="00F77F82">
      <w:pPr>
        <w:rPr>
          <w:rFonts w:ascii="Times New Roman" w:hAnsi="Times New Roman" w:cs="Times New Roman"/>
          <w:i/>
          <w:iCs/>
        </w:rPr>
      </w:pPr>
      <w:r w:rsidRPr="00F43E15">
        <w:rPr>
          <w:rFonts w:ascii="Times New Roman" w:hAnsi="Times New Roman" w:cs="Times New Roman"/>
          <w:b/>
          <w:bCs/>
        </w:rPr>
        <w:t>Figure 2</w:t>
      </w:r>
      <w:r w:rsidRPr="00F43E15">
        <w:rPr>
          <w:rFonts w:ascii="Times New Roman" w:hAnsi="Times New Roman" w:cs="Times New Roman"/>
          <w:i/>
          <w:iCs/>
        </w:rPr>
        <w:t xml:space="preserve">. Weight matrices, for phase 1 vs phase 2 for both tasks (total: </w:t>
      </w:r>
      <w:r w:rsidRPr="00F43E15">
        <w:rPr>
          <w:rFonts w:ascii="Times New Roman" w:hAnsi="Times New Roman" w:cs="Times New Roman"/>
          <w:b/>
          <w:bCs/>
          <w:i/>
          <w:iCs/>
        </w:rPr>
        <w:t>A</w:t>
      </w:r>
      <w:r w:rsidRPr="00F43E15">
        <w:rPr>
          <w:rFonts w:ascii="Times New Roman" w:hAnsi="Times New Roman" w:cs="Times New Roman"/>
          <w:i/>
          <w:iCs/>
        </w:rPr>
        <w:t xml:space="preserve"> and </w:t>
      </w:r>
      <w:r w:rsidRPr="00F43E15">
        <w:rPr>
          <w:rFonts w:ascii="Times New Roman" w:hAnsi="Times New Roman" w:cs="Times New Roman"/>
          <w:b/>
          <w:bCs/>
          <w:i/>
          <w:iCs/>
        </w:rPr>
        <w:t>C</w:t>
      </w:r>
      <w:r w:rsidRPr="00F43E15">
        <w:rPr>
          <w:rFonts w:ascii="Times New Roman" w:hAnsi="Times New Roman" w:cs="Times New Roman"/>
          <w:i/>
          <w:iCs/>
        </w:rPr>
        <w:t xml:space="preserve">; partial: </w:t>
      </w:r>
      <w:r w:rsidRPr="00F43E15">
        <w:rPr>
          <w:rFonts w:ascii="Times New Roman" w:hAnsi="Times New Roman" w:cs="Times New Roman"/>
          <w:b/>
          <w:bCs/>
          <w:i/>
          <w:iCs/>
        </w:rPr>
        <w:t>B</w:t>
      </w:r>
      <w:r w:rsidRPr="00F43E15">
        <w:rPr>
          <w:rFonts w:ascii="Times New Roman" w:hAnsi="Times New Roman" w:cs="Times New Roman"/>
          <w:i/>
          <w:iCs/>
        </w:rPr>
        <w:t xml:space="preserve"> and </w:t>
      </w:r>
      <w:r w:rsidRPr="00F43E15">
        <w:rPr>
          <w:rFonts w:ascii="Times New Roman" w:hAnsi="Times New Roman" w:cs="Times New Roman"/>
          <w:b/>
          <w:bCs/>
          <w:i/>
          <w:iCs/>
        </w:rPr>
        <w:t>D</w:t>
      </w:r>
      <w:r w:rsidRPr="00F43E15">
        <w:rPr>
          <w:rFonts w:ascii="Times New Roman" w:hAnsi="Times New Roman" w:cs="Times New Roman"/>
          <w:i/>
          <w:iCs/>
        </w:rPr>
        <w:t xml:space="preserve">) and both sets of learning rates smoothing parameters (rho and mu). </w:t>
      </w:r>
      <w:r w:rsidRPr="00F43E15">
        <w:rPr>
          <w:rFonts w:ascii="Times New Roman" w:hAnsi="Times New Roman" w:cs="Times New Roman"/>
          <w:b/>
          <w:bCs/>
          <w:i/>
          <w:iCs/>
        </w:rPr>
        <w:t>A</w:t>
      </w:r>
      <w:r w:rsidRPr="00F43E15">
        <w:rPr>
          <w:rFonts w:ascii="Times New Roman" w:hAnsi="Times New Roman" w:cs="Times New Roman"/>
          <w:i/>
          <w:iCs/>
        </w:rPr>
        <w:t xml:space="preserve"> and </w:t>
      </w:r>
      <w:r w:rsidRPr="00F43E15">
        <w:rPr>
          <w:rFonts w:ascii="Times New Roman" w:hAnsi="Times New Roman" w:cs="Times New Roman"/>
          <w:b/>
          <w:bCs/>
          <w:i/>
          <w:iCs/>
        </w:rPr>
        <w:t>B</w:t>
      </w:r>
      <w:r w:rsidRPr="00F43E15">
        <w:rPr>
          <w:rFonts w:ascii="Times New Roman" w:hAnsi="Times New Roman" w:cs="Times New Roman"/>
          <w:i/>
          <w:iCs/>
        </w:rPr>
        <w:t xml:space="preserve"> rho = mu. </w:t>
      </w:r>
      <w:r w:rsidR="00C70979" w:rsidRPr="00F43E15">
        <w:rPr>
          <w:rFonts w:ascii="Times New Roman" w:hAnsi="Times New Roman" w:cs="Times New Roman"/>
          <w:b/>
          <w:bCs/>
          <w:i/>
          <w:iCs/>
        </w:rPr>
        <w:t>C</w:t>
      </w:r>
      <w:r w:rsidR="00C70979" w:rsidRPr="00F43E15">
        <w:rPr>
          <w:rFonts w:ascii="Times New Roman" w:hAnsi="Times New Roman" w:cs="Times New Roman"/>
          <w:i/>
          <w:iCs/>
        </w:rPr>
        <w:t xml:space="preserve"> and D rho &gt; mu.</w:t>
      </w:r>
      <w:r w:rsidR="00F26C39" w:rsidRPr="00F43E15">
        <w:rPr>
          <w:rFonts w:ascii="Times New Roman" w:hAnsi="Times New Roman" w:cs="Times New Roman"/>
          <w:i/>
          <w:iCs/>
        </w:rPr>
        <w:br w:type="page"/>
      </w:r>
    </w:p>
    <w:p w14:paraId="39F28C41" w14:textId="62B485BE" w:rsidR="00002418" w:rsidRPr="001630EB" w:rsidRDefault="00B678EA" w:rsidP="00CC4F82">
      <w:pPr>
        <w:pStyle w:val="Heading1"/>
        <w:jc w:val="center"/>
        <w:rPr>
          <w:rFonts w:ascii="Times New Roman" w:hAnsi="Times New Roman" w:cs="Times New Roman"/>
        </w:rPr>
      </w:pPr>
      <w:r w:rsidRPr="001630EB">
        <w:rPr>
          <w:rFonts w:ascii="Times New Roman" w:hAnsi="Times New Roman" w:cs="Times New Roman"/>
        </w:rPr>
        <w:lastRenderedPageBreak/>
        <w:t>Experiment 1</w:t>
      </w:r>
      <w:r w:rsidR="00E22836" w:rsidRPr="001630EB">
        <w:rPr>
          <w:rFonts w:ascii="Times New Roman" w:hAnsi="Times New Roman" w:cs="Times New Roman"/>
        </w:rPr>
        <w:t>a</w:t>
      </w:r>
      <w:r w:rsidR="004355A4" w:rsidRPr="001630EB">
        <w:rPr>
          <w:rFonts w:ascii="Times New Roman" w:hAnsi="Times New Roman" w:cs="Times New Roman"/>
        </w:rPr>
        <w:t xml:space="preserve"> – Easy </w:t>
      </w:r>
      <w:ins w:id="295" w:author="Andrew Delamater" w:date="2025-06-20T16:23:00Z" w16du:dateUtc="2025-06-20T20:23:00Z">
        <w:r w:rsidR="00D26FD4">
          <w:rPr>
            <w:rFonts w:ascii="Times New Roman" w:hAnsi="Times New Roman" w:cs="Times New Roman"/>
          </w:rPr>
          <w:t>Categorization Task</w:t>
        </w:r>
      </w:ins>
      <w:del w:id="296" w:author="Andrew Delamater" w:date="2025-06-20T16:23:00Z" w16du:dateUtc="2025-06-20T20:23:00Z">
        <w:r w:rsidR="004355A4" w:rsidRPr="001630EB" w:rsidDel="00D26FD4">
          <w:rPr>
            <w:rFonts w:ascii="Times New Roman" w:hAnsi="Times New Roman" w:cs="Times New Roman"/>
          </w:rPr>
          <w:delText>Version</w:delText>
        </w:r>
      </w:del>
    </w:p>
    <w:p w14:paraId="1623830B" w14:textId="77777777" w:rsidR="00D26FD4" w:rsidRDefault="00D26FD4" w:rsidP="00CC4F82">
      <w:pPr>
        <w:pStyle w:val="Heading2"/>
        <w:rPr>
          <w:ins w:id="297" w:author="Andrew Delamater" w:date="2025-06-20T16:24:00Z" w16du:dateUtc="2025-06-20T20:24:00Z"/>
          <w:rFonts w:ascii="Times New Roman" w:hAnsi="Times New Roman" w:cs="Times New Roman"/>
          <w:sz w:val="22"/>
          <w:szCs w:val="22"/>
        </w:rPr>
      </w:pPr>
    </w:p>
    <w:p w14:paraId="7E5C539D" w14:textId="346011DA" w:rsidR="00D26FD4" w:rsidRDefault="00D26FD4" w:rsidP="00CC4F82">
      <w:pPr>
        <w:pStyle w:val="Heading2"/>
        <w:rPr>
          <w:ins w:id="298" w:author="Andrew Delamater" w:date="2025-06-20T16:31:00Z" w16du:dateUtc="2025-06-20T20:31:00Z"/>
          <w:rFonts w:ascii="Times New Roman" w:hAnsi="Times New Roman" w:cs="Times New Roman"/>
          <w:sz w:val="22"/>
          <w:szCs w:val="22"/>
        </w:rPr>
      </w:pPr>
      <w:ins w:id="299" w:author="Andrew Delamater" w:date="2025-06-20T16:23:00Z" w16du:dateUtc="2025-06-20T20:23:00Z">
        <w:r>
          <w:rPr>
            <w:rFonts w:ascii="Times New Roman" w:hAnsi="Times New Roman" w:cs="Times New Roman"/>
            <w:sz w:val="22"/>
            <w:szCs w:val="22"/>
          </w:rPr>
          <w:tab/>
          <w:t>Our categoriz</w:t>
        </w:r>
      </w:ins>
      <w:ins w:id="300" w:author="Andrew Delamater" w:date="2025-06-20T16:24:00Z" w16du:dateUtc="2025-06-20T20:24:00Z">
        <w:r>
          <w:rPr>
            <w:rFonts w:ascii="Times New Roman" w:hAnsi="Times New Roman" w:cs="Times New Roman"/>
            <w:sz w:val="22"/>
            <w:szCs w:val="22"/>
          </w:rPr>
          <w:t xml:space="preserve">ation task consisted of exposing participants </w:t>
        </w:r>
      </w:ins>
      <w:ins w:id="301" w:author="Andrew Delamater" w:date="2025-06-20T16:25:00Z" w16du:dateUtc="2025-06-20T20:25:00Z">
        <w:r>
          <w:rPr>
            <w:rFonts w:ascii="Times New Roman" w:hAnsi="Times New Roman" w:cs="Times New Roman"/>
            <w:sz w:val="22"/>
            <w:szCs w:val="22"/>
          </w:rPr>
          <w:t xml:space="preserve">on a given training trial </w:t>
        </w:r>
      </w:ins>
      <w:ins w:id="302" w:author="Andrew Delamater" w:date="2025-06-20T16:24:00Z" w16du:dateUtc="2025-06-20T20:24:00Z">
        <w:r>
          <w:rPr>
            <w:rFonts w:ascii="Times New Roman" w:hAnsi="Times New Roman" w:cs="Times New Roman"/>
            <w:sz w:val="22"/>
            <w:szCs w:val="22"/>
          </w:rPr>
          <w:t>to one of a set of exemplars</w:t>
        </w:r>
      </w:ins>
      <w:ins w:id="303" w:author="Andrew Delamater" w:date="2025-06-20T16:25:00Z" w16du:dateUtc="2025-06-20T20:25:00Z">
        <w:r>
          <w:rPr>
            <w:rFonts w:ascii="Times New Roman" w:hAnsi="Times New Roman" w:cs="Times New Roman"/>
            <w:sz w:val="22"/>
            <w:szCs w:val="22"/>
          </w:rPr>
          <w:t xml:space="preserve"> and asking them to learn to categorize it appropriately </w:t>
        </w:r>
      </w:ins>
      <w:ins w:id="304" w:author="Andrew Delamater" w:date="2025-06-20T16:26:00Z" w16du:dateUtc="2025-06-20T20:26:00Z">
        <w:r>
          <w:rPr>
            <w:rFonts w:ascii="Times New Roman" w:hAnsi="Times New Roman" w:cs="Times New Roman"/>
            <w:sz w:val="22"/>
            <w:szCs w:val="22"/>
          </w:rPr>
          <w:t>based on</w:t>
        </w:r>
      </w:ins>
      <w:ins w:id="305" w:author="Andrew Delamater" w:date="2025-06-20T16:25:00Z" w16du:dateUtc="2025-06-20T20:25:00Z">
        <w:r>
          <w:rPr>
            <w:rFonts w:ascii="Times New Roman" w:hAnsi="Times New Roman" w:cs="Times New Roman"/>
            <w:sz w:val="22"/>
            <w:szCs w:val="22"/>
          </w:rPr>
          <w:t xml:space="preserve"> corrective fe</w:t>
        </w:r>
      </w:ins>
      <w:ins w:id="306" w:author="Andrew Delamater" w:date="2025-06-20T16:26:00Z" w16du:dateUtc="2025-06-20T20:26:00Z">
        <w:r>
          <w:rPr>
            <w:rFonts w:ascii="Times New Roman" w:hAnsi="Times New Roman" w:cs="Times New Roman"/>
            <w:sz w:val="22"/>
            <w:szCs w:val="22"/>
          </w:rPr>
          <w:t>edback for each trial. A set of fractal images were used</w:t>
        </w:r>
      </w:ins>
      <w:ins w:id="307" w:author="Andrew Delamater" w:date="2025-06-20T16:27:00Z" w16du:dateUtc="2025-06-20T20:27:00Z">
        <w:r>
          <w:rPr>
            <w:rFonts w:ascii="Times New Roman" w:hAnsi="Times New Roman" w:cs="Times New Roman"/>
            <w:sz w:val="22"/>
            <w:szCs w:val="22"/>
          </w:rPr>
          <w:t xml:space="preserve"> as exemplars that participants were to group into two distinct categories. Following an initial training phase l</w:t>
        </w:r>
      </w:ins>
      <w:ins w:id="308" w:author="Andrew Delamater" w:date="2025-06-20T16:28:00Z" w16du:dateUtc="2025-06-20T20:28:00Z">
        <w:r>
          <w:rPr>
            <w:rFonts w:ascii="Times New Roman" w:hAnsi="Times New Roman" w:cs="Times New Roman"/>
            <w:sz w:val="22"/>
            <w:szCs w:val="22"/>
          </w:rPr>
          <w:t>ong enough for participants to learn the task, the exemplar-category assignments were reversed using either the partial or total reversal protocols described above</w:t>
        </w:r>
      </w:ins>
      <w:ins w:id="309" w:author="Andrew Delamater" w:date="2025-06-20T16:27:00Z" w16du:dateUtc="2025-06-20T20:27:00Z">
        <w:r>
          <w:rPr>
            <w:rFonts w:ascii="Times New Roman" w:hAnsi="Times New Roman" w:cs="Times New Roman"/>
            <w:sz w:val="22"/>
            <w:szCs w:val="22"/>
          </w:rPr>
          <w:t>.</w:t>
        </w:r>
      </w:ins>
      <w:ins w:id="310" w:author="Andrew Delamater" w:date="2025-06-20T16:28:00Z" w16du:dateUtc="2025-06-20T20:28:00Z">
        <w:r>
          <w:rPr>
            <w:rFonts w:ascii="Times New Roman" w:hAnsi="Times New Roman" w:cs="Times New Roman"/>
            <w:sz w:val="22"/>
            <w:szCs w:val="22"/>
          </w:rPr>
          <w:t xml:space="preserve"> </w:t>
        </w:r>
      </w:ins>
      <w:ins w:id="311" w:author="Andrew Delamater" w:date="2025-06-20T16:30:00Z" w16du:dateUtc="2025-06-20T20:30:00Z">
        <w:r>
          <w:rPr>
            <w:rFonts w:ascii="Times New Roman" w:hAnsi="Times New Roman" w:cs="Times New Roman"/>
            <w:sz w:val="22"/>
            <w:szCs w:val="22"/>
          </w:rPr>
          <w:t xml:space="preserve">Each participant performed in a partial reversal task with one set of exemplars and in a total reversal task with a </w:t>
        </w:r>
      </w:ins>
      <w:ins w:id="312" w:author="Andrew Delamater" w:date="2025-06-20T16:40:00Z" w16du:dateUtc="2025-06-20T20:40:00Z">
        <w:r w:rsidR="00183F81">
          <w:rPr>
            <w:rFonts w:ascii="Times New Roman" w:hAnsi="Times New Roman" w:cs="Times New Roman"/>
            <w:sz w:val="22"/>
            <w:szCs w:val="22"/>
          </w:rPr>
          <w:t>second</w:t>
        </w:r>
      </w:ins>
      <w:ins w:id="313" w:author="Andrew Delamater" w:date="2025-06-20T16:30:00Z" w16du:dateUtc="2025-06-20T20:30:00Z">
        <w:r>
          <w:rPr>
            <w:rFonts w:ascii="Times New Roman" w:hAnsi="Times New Roman" w:cs="Times New Roman"/>
            <w:sz w:val="22"/>
            <w:szCs w:val="22"/>
          </w:rPr>
          <w:t xml:space="preserve"> set of exemplars, with the order in which they experienced the two</w:t>
        </w:r>
      </w:ins>
      <w:ins w:id="314" w:author="Andrew Delamater" w:date="2025-06-20T16:41:00Z" w16du:dateUtc="2025-06-20T20:41:00Z">
        <w:r w:rsidR="00183F81">
          <w:rPr>
            <w:rFonts w:ascii="Times New Roman" w:hAnsi="Times New Roman" w:cs="Times New Roman"/>
            <w:sz w:val="22"/>
            <w:szCs w:val="22"/>
          </w:rPr>
          <w:t xml:space="preserve"> and their identities</w:t>
        </w:r>
      </w:ins>
      <w:ins w:id="315" w:author="Andrew Delamater" w:date="2025-06-20T16:30:00Z" w16du:dateUtc="2025-06-20T20:30:00Z">
        <w:r>
          <w:rPr>
            <w:rFonts w:ascii="Times New Roman" w:hAnsi="Times New Roman" w:cs="Times New Roman"/>
            <w:sz w:val="22"/>
            <w:szCs w:val="22"/>
          </w:rPr>
          <w:t xml:space="preserve"> counterbalanced across participants.</w:t>
        </w:r>
      </w:ins>
    </w:p>
    <w:p w14:paraId="4AD672C3" w14:textId="2F164DEF" w:rsidR="00D26FD4" w:rsidRPr="00183F81" w:rsidRDefault="00D26FD4" w:rsidP="00D26FD4">
      <w:pPr>
        <w:rPr>
          <w:ins w:id="316" w:author="Andrew Delamater" w:date="2025-06-20T16:31:00Z" w16du:dateUtc="2025-06-20T20:31:00Z"/>
          <w:rFonts w:ascii="Times New Roman" w:hAnsi="Times New Roman" w:cs="Times New Roman"/>
          <w:rPrChange w:id="317" w:author="Andrew Delamater" w:date="2025-06-20T16:39:00Z" w16du:dateUtc="2025-06-20T20:39:00Z">
            <w:rPr>
              <w:ins w:id="318" w:author="Andrew Delamater" w:date="2025-06-20T16:31:00Z" w16du:dateUtc="2025-06-20T20:31:00Z"/>
            </w:rPr>
          </w:rPrChange>
        </w:rPr>
      </w:pPr>
    </w:p>
    <w:p w14:paraId="749A85B7" w14:textId="4FFC8344" w:rsidR="00D26FD4" w:rsidRPr="00183F81" w:rsidRDefault="00D26FD4" w:rsidP="00D26FD4">
      <w:pPr>
        <w:rPr>
          <w:ins w:id="319" w:author="Andrew Delamater" w:date="2025-06-20T16:39:00Z" w16du:dateUtc="2025-06-20T20:39:00Z"/>
          <w:rFonts w:ascii="Times New Roman" w:hAnsi="Times New Roman" w:cs="Times New Roman"/>
          <w:rPrChange w:id="320" w:author="Andrew Delamater" w:date="2025-06-20T16:39:00Z" w16du:dateUtc="2025-06-20T20:39:00Z">
            <w:rPr>
              <w:ins w:id="321" w:author="Andrew Delamater" w:date="2025-06-20T16:39:00Z" w16du:dateUtc="2025-06-20T20:39:00Z"/>
            </w:rPr>
          </w:rPrChange>
        </w:rPr>
      </w:pPr>
      <w:ins w:id="322" w:author="Andrew Delamater" w:date="2025-06-20T16:31:00Z" w16du:dateUtc="2025-06-20T20:31:00Z">
        <w:r w:rsidRPr="00183F81">
          <w:rPr>
            <w:rFonts w:ascii="Times New Roman" w:hAnsi="Times New Roman" w:cs="Times New Roman"/>
            <w:rPrChange w:id="323" w:author="Andrew Delamater" w:date="2025-06-20T16:39:00Z" w16du:dateUtc="2025-06-20T20:39:00Z">
              <w:rPr/>
            </w:rPrChange>
          </w:rPr>
          <w:tab/>
          <w:t>Table 1 presents the experimental design in more detail. Participants were led to believe that eac</w:t>
        </w:r>
      </w:ins>
      <w:ins w:id="324" w:author="Andrew Delamater" w:date="2025-06-20T16:32:00Z" w16du:dateUtc="2025-06-20T20:32:00Z">
        <w:r w:rsidRPr="00183F81">
          <w:rPr>
            <w:rFonts w:ascii="Times New Roman" w:hAnsi="Times New Roman" w:cs="Times New Roman"/>
            <w:rPrChange w:id="325" w:author="Andrew Delamater" w:date="2025-06-20T16:39:00Z" w16du:dateUtc="2025-06-20T20:39:00Z">
              <w:rPr/>
            </w:rPrChange>
          </w:rPr>
          <w:t>h fractal image represented the molecular structure of an object in the world, and it was their task to determine if the object came from the Northern</w:t>
        </w:r>
      </w:ins>
      <w:ins w:id="326" w:author="Andrew Delamater" w:date="2025-06-20T16:42:00Z" w16du:dateUtc="2025-06-20T20:42:00Z">
        <w:r w:rsidR="00183F81">
          <w:rPr>
            <w:rFonts w:ascii="Times New Roman" w:hAnsi="Times New Roman" w:cs="Times New Roman"/>
          </w:rPr>
          <w:t xml:space="preserve"> (N)</w:t>
        </w:r>
      </w:ins>
      <w:ins w:id="327" w:author="Andrew Delamater" w:date="2025-06-20T16:32:00Z" w16du:dateUtc="2025-06-20T20:32:00Z">
        <w:r w:rsidRPr="00183F81">
          <w:rPr>
            <w:rFonts w:ascii="Times New Roman" w:hAnsi="Times New Roman" w:cs="Times New Roman"/>
            <w:rPrChange w:id="328" w:author="Andrew Delamater" w:date="2025-06-20T16:39:00Z" w16du:dateUtc="2025-06-20T20:39:00Z">
              <w:rPr/>
            </w:rPrChange>
          </w:rPr>
          <w:t xml:space="preserve"> or Southern</w:t>
        </w:r>
      </w:ins>
      <w:ins w:id="329" w:author="Andrew Delamater" w:date="2025-06-20T16:42:00Z" w16du:dateUtc="2025-06-20T20:42:00Z">
        <w:r w:rsidR="00183F81">
          <w:rPr>
            <w:rFonts w:ascii="Times New Roman" w:hAnsi="Times New Roman" w:cs="Times New Roman"/>
          </w:rPr>
          <w:t xml:space="preserve"> (S)</w:t>
        </w:r>
      </w:ins>
      <w:ins w:id="330" w:author="Andrew Delamater" w:date="2025-06-20T16:32:00Z" w16du:dateUtc="2025-06-20T20:32:00Z">
        <w:r w:rsidRPr="00183F81">
          <w:rPr>
            <w:rFonts w:ascii="Times New Roman" w:hAnsi="Times New Roman" w:cs="Times New Roman"/>
            <w:rPrChange w:id="331" w:author="Andrew Delamater" w:date="2025-06-20T16:39:00Z" w16du:dateUtc="2025-06-20T20:39:00Z">
              <w:rPr/>
            </w:rPrChange>
          </w:rPr>
          <w:t xml:space="preserve"> hemisphere. Correct</w:t>
        </w:r>
      </w:ins>
      <w:ins w:id="332" w:author="Andrew Delamater" w:date="2025-06-20T16:41:00Z" w16du:dateUtc="2025-06-20T20:41:00Z">
        <w:r w:rsidR="00183F81">
          <w:rPr>
            <w:rFonts w:ascii="Times New Roman" w:hAnsi="Times New Roman" w:cs="Times New Roman"/>
          </w:rPr>
          <w:t>ive</w:t>
        </w:r>
      </w:ins>
      <w:ins w:id="333" w:author="Andrew Delamater" w:date="2025-06-20T16:32:00Z" w16du:dateUtc="2025-06-20T20:32:00Z">
        <w:r w:rsidRPr="00183F81">
          <w:rPr>
            <w:rFonts w:ascii="Times New Roman" w:hAnsi="Times New Roman" w:cs="Times New Roman"/>
            <w:rPrChange w:id="334" w:author="Andrew Delamater" w:date="2025-06-20T16:39:00Z" w16du:dateUtc="2025-06-20T20:39:00Z">
              <w:rPr/>
            </w:rPrChange>
          </w:rPr>
          <w:t xml:space="preserve"> feedback was given on each trial</w:t>
        </w:r>
      </w:ins>
      <w:ins w:id="335" w:author="Andrew Delamater" w:date="2025-06-20T16:33:00Z" w16du:dateUtc="2025-06-20T20:33:00Z">
        <w:r w:rsidRPr="00183F81">
          <w:rPr>
            <w:rFonts w:ascii="Times New Roman" w:hAnsi="Times New Roman" w:cs="Times New Roman"/>
            <w:rPrChange w:id="336" w:author="Andrew Delamater" w:date="2025-06-20T16:39:00Z" w16du:dateUtc="2025-06-20T20:39:00Z">
              <w:rPr/>
            </w:rPrChange>
          </w:rPr>
          <w:t>. 4 exemplars</w:t>
        </w:r>
      </w:ins>
      <w:ins w:id="337" w:author="Andrew Delamater" w:date="2025-06-20T16:34:00Z" w16du:dateUtc="2025-06-20T20:34:00Z">
        <w:r w:rsidR="00C43A71" w:rsidRPr="00183F81">
          <w:rPr>
            <w:rFonts w:ascii="Times New Roman" w:hAnsi="Times New Roman" w:cs="Times New Roman"/>
            <w:rPrChange w:id="338" w:author="Andrew Delamater" w:date="2025-06-20T16:39:00Z" w16du:dateUtc="2025-06-20T20:39:00Z">
              <w:rPr/>
            </w:rPrChange>
          </w:rPr>
          <w:t xml:space="preserve"> (cues A-D)</w:t>
        </w:r>
      </w:ins>
      <w:ins w:id="339" w:author="Andrew Delamater" w:date="2025-06-20T16:33:00Z" w16du:dateUtc="2025-06-20T20:33:00Z">
        <w:r w:rsidRPr="00183F81">
          <w:rPr>
            <w:rFonts w:ascii="Times New Roman" w:hAnsi="Times New Roman" w:cs="Times New Roman"/>
            <w:rPrChange w:id="340" w:author="Andrew Delamater" w:date="2025-06-20T16:39:00Z" w16du:dateUtc="2025-06-20T20:39:00Z">
              <w:rPr/>
            </w:rPrChange>
          </w:rPr>
          <w:t xml:space="preserve"> were used </w:t>
        </w:r>
        <w:r w:rsidR="00C43A71" w:rsidRPr="00183F81">
          <w:rPr>
            <w:rFonts w:ascii="Times New Roman" w:hAnsi="Times New Roman" w:cs="Times New Roman"/>
            <w:rPrChange w:id="341" w:author="Andrew Delamater" w:date="2025-06-20T16:39:00Z" w16du:dateUtc="2025-06-20T20:39:00Z">
              <w:rPr/>
            </w:rPrChange>
          </w:rPr>
          <w:t xml:space="preserve">in Experiment 1a in which participants </w:t>
        </w:r>
      </w:ins>
      <w:ins w:id="342" w:author="Andrew Delamater" w:date="2025-06-20T16:34:00Z" w16du:dateUtc="2025-06-20T20:34:00Z">
        <w:r w:rsidR="00C43A71" w:rsidRPr="00183F81">
          <w:rPr>
            <w:rFonts w:ascii="Times New Roman" w:hAnsi="Times New Roman" w:cs="Times New Roman"/>
            <w:rPrChange w:id="343" w:author="Andrew Delamater" w:date="2025-06-20T16:39:00Z" w16du:dateUtc="2025-06-20T20:39:00Z">
              <w:rPr/>
            </w:rPrChange>
          </w:rPr>
          <w:t xml:space="preserve">first </w:t>
        </w:r>
      </w:ins>
      <w:ins w:id="344" w:author="Andrew Delamater" w:date="2025-06-20T16:33:00Z" w16du:dateUtc="2025-06-20T20:33:00Z">
        <w:r w:rsidR="00C43A71" w:rsidRPr="00183F81">
          <w:rPr>
            <w:rFonts w:ascii="Times New Roman" w:hAnsi="Times New Roman" w:cs="Times New Roman"/>
            <w:rPrChange w:id="345" w:author="Andrew Delamater" w:date="2025-06-20T16:39:00Z" w16du:dateUtc="2025-06-20T20:39:00Z">
              <w:rPr/>
            </w:rPrChange>
          </w:rPr>
          <w:t>learned to classify 2</w:t>
        </w:r>
      </w:ins>
      <w:ins w:id="346" w:author="Andrew Delamater" w:date="2025-06-20T16:34:00Z" w16du:dateUtc="2025-06-20T20:34:00Z">
        <w:r w:rsidR="00C43A71" w:rsidRPr="00183F81">
          <w:rPr>
            <w:rFonts w:ascii="Times New Roman" w:hAnsi="Times New Roman" w:cs="Times New Roman"/>
            <w:rPrChange w:id="347" w:author="Andrew Delamater" w:date="2025-06-20T16:39:00Z" w16du:dateUtc="2025-06-20T20:39:00Z">
              <w:rPr/>
            </w:rPrChange>
          </w:rPr>
          <w:t xml:space="preserve"> exemplars (A, B)</w:t>
        </w:r>
      </w:ins>
      <w:ins w:id="348" w:author="Andrew Delamater" w:date="2025-06-20T16:33:00Z" w16du:dateUtc="2025-06-20T20:33:00Z">
        <w:r w:rsidR="00C43A71" w:rsidRPr="00183F81">
          <w:rPr>
            <w:rFonts w:ascii="Times New Roman" w:hAnsi="Times New Roman" w:cs="Times New Roman"/>
            <w:rPrChange w:id="349" w:author="Andrew Delamater" w:date="2025-06-20T16:39:00Z" w16du:dateUtc="2025-06-20T20:39:00Z">
              <w:rPr/>
            </w:rPrChange>
          </w:rPr>
          <w:t xml:space="preserve"> as belonging to the Northern and 2 </w:t>
        </w:r>
      </w:ins>
      <w:ins w:id="350" w:author="Andrew Delamater" w:date="2025-06-20T16:35:00Z" w16du:dateUtc="2025-06-20T20:35:00Z">
        <w:r w:rsidR="00C43A71" w:rsidRPr="00183F81">
          <w:rPr>
            <w:rFonts w:ascii="Times New Roman" w:hAnsi="Times New Roman" w:cs="Times New Roman"/>
            <w:rPrChange w:id="351" w:author="Andrew Delamater" w:date="2025-06-20T16:39:00Z" w16du:dateUtc="2025-06-20T20:39:00Z">
              <w:rPr/>
            </w:rPrChange>
          </w:rPr>
          <w:t xml:space="preserve">(C, D) </w:t>
        </w:r>
      </w:ins>
      <w:ins w:id="352" w:author="Andrew Delamater" w:date="2025-06-20T16:33:00Z" w16du:dateUtc="2025-06-20T20:33:00Z">
        <w:r w:rsidR="00C43A71" w:rsidRPr="00183F81">
          <w:rPr>
            <w:rFonts w:ascii="Times New Roman" w:hAnsi="Times New Roman" w:cs="Times New Roman"/>
            <w:rPrChange w:id="353" w:author="Andrew Delamater" w:date="2025-06-20T16:39:00Z" w16du:dateUtc="2025-06-20T20:39:00Z">
              <w:rPr/>
            </w:rPrChange>
          </w:rPr>
          <w:t>to the Southern hemisphere.</w:t>
        </w:r>
      </w:ins>
      <w:ins w:id="354" w:author="Andrew Delamater" w:date="2025-06-20T16:35:00Z" w16du:dateUtc="2025-06-20T20:35:00Z">
        <w:r w:rsidR="00C43A71" w:rsidRPr="00183F81">
          <w:rPr>
            <w:rFonts w:ascii="Times New Roman" w:hAnsi="Times New Roman" w:cs="Times New Roman"/>
            <w:rPrChange w:id="355" w:author="Andrew Delamater" w:date="2025-06-20T16:39:00Z" w16du:dateUtc="2025-06-20T20:39:00Z">
              <w:rPr/>
            </w:rPrChange>
          </w:rPr>
          <w:t xml:space="preserve"> During the Total Reversal phase, the two exemplars that previously were classified as belonging to the Northern hemisphere now were correctly classified as belonging to the Southern hemisphere, and vice versa.</w:t>
        </w:r>
      </w:ins>
      <w:ins w:id="356" w:author="Andrew Delamater" w:date="2025-06-20T16:36:00Z" w16du:dateUtc="2025-06-20T20:36:00Z">
        <w:r w:rsidR="00C43A71" w:rsidRPr="00183F81">
          <w:rPr>
            <w:rFonts w:ascii="Times New Roman" w:hAnsi="Times New Roman" w:cs="Times New Roman"/>
            <w:rPrChange w:id="357" w:author="Andrew Delamater" w:date="2025-06-20T16:39:00Z" w16du:dateUtc="2025-06-20T20:39:00Z">
              <w:rPr/>
            </w:rPrChange>
          </w:rPr>
          <w:t xml:space="preserve"> During the Partial Reversal phase one of the exemplars initially classified as belonging to the Northern hemisphere continued to be classified in that manner with the other one now being classified as belonging to the Southern hemisphere, and vice versa.</w:t>
        </w:r>
      </w:ins>
      <w:ins w:id="358" w:author="Andrew Delamater" w:date="2025-06-20T16:37:00Z" w16du:dateUtc="2025-06-20T20:37:00Z">
        <w:r w:rsidR="00C43A71" w:rsidRPr="00183F81">
          <w:rPr>
            <w:rFonts w:ascii="Times New Roman" w:hAnsi="Times New Roman" w:cs="Times New Roman"/>
            <w:rPrChange w:id="359" w:author="Andrew Delamater" w:date="2025-06-20T16:39:00Z" w16du:dateUtc="2025-06-20T20:39:00Z">
              <w:rPr/>
            </w:rPrChange>
          </w:rPr>
          <w:t xml:space="preserve"> During the reversal phases we were interested in determining if the Total Reversal condition would result in more rapid reversal learning </w:t>
        </w:r>
      </w:ins>
      <w:ins w:id="360" w:author="Andrew Delamater" w:date="2025-06-20T16:44:00Z" w16du:dateUtc="2025-06-20T20:44:00Z">
        <w:r w:rsidR="003E2442">
          <w:rPr>
            <w:rFonts w:ascii="Times New Roman" w:hAnsi="Times New Roman" w:cs="Times New Roman"/>
          </w:rPr>
          <w:t xml:space="preserve">relative to the </w:t>
        </w:r>
      </w:ins>
      <w:ins w:id="361" w:author="Andrew Delamater" w:date="2025-06-20T16:37:00Z" w16du:dateUtc="2025-06-20T20:37:00Z">
        <w:r w:rsidR="00C43A71" w:rsidRPr="00183F81">
          <w:rPr>
            <w:rFonts w:ascii="Times New Roman" w:hAnsi="Times New Roman" w:cs="Times New Roman"/>
            <w:rPrChange w:id="362" w:author="Andrew Delamater" w:date="2025-06-20T16:39:00Z" w16du:dateUtc="2025-06-20T20:39:00Z">
              <w:rPr/>
            </w:rPrChange>
          </w:rPr>
          <w:t xml:space="preserve">reversed exemplars in the Partial Reversal condition, and whether categorization performance </w:t>
        </w:r>
      </w:ins>
      <w:ins w:id="363" w:author="Andrew Delamater" w:date="2025-06-20T16:38:00Z" w16du:dateUtc="2025-06-20T20:38:00Z">
        <w:r w:rsidR="00C43A71" w:rsidRPr="00183F81">
          <w:rPr>
            <w:rFonts w:ascii="Times New Roman" w:hAnsi="Times New Roman" w:cs="Times New Roman"/>
            <w:rPrChange w:id="364" w:author="Andrew Delamater" w:date="2025-06-20T16:39:00Z" w16du:dateUtc="2025-06-20T20:39:00Z">
              <w:rPr/>
            </w:rPrChange>
          </w:rPr>
          <w:t>among non-reversed exemplars in the Partial Reversal condition might deteriorate as the new categorizations were learned. Both these effects would be expected if within-catego</w:t>
        </w:r>
      </w:ins>
      <w:ins w:id="365" w:author="Andrew Delamater" w:date="2025-06-20T16:39:00Z" w16du:dateUtc="2025-06-20T20:39:00Z">
        <w:r w:rsidR="00C43A71" w:rsidRPr="00183F81">
          <w:rPr>
            <w:rFonts w:ascii="Times New Roman" w:hAnsi="Times New Roman" w:cs="Times New Roman"/>
            <w:rPrChange w:id="366" w:author="Andrew Delamater" w:date="2025-06-20T16:39:00Z" w16du:dateUtc="2025-06-20T20:39:00Z">
              <w:rPr/>
            </w:rPrChange>
          </w:rPr>
          <w:t>ry exemplars developed a “common code” during the initial classification learning phase.</w:t>
        </w:r>
      </w:ins>
    </w:p>
    <w:p w14:paraId="6CAB0D41" w14:textId="77777777" w:rsidR="00C43A71" w:rsidRPr="00183F81" w:rsidRDefault="00C43A71">
      <w:pPr>
        <w:rPr>
          <w:ins w:id="367" w:author="Andrew Delamater" w:date="2025-06-20T16:23:00Z" w16du:dateUtc="2025-06-20T20:23:00Z"/>
          <w:rFonts w:ascii="Times New Roman" w:hAnsi="Times New Roman" w:cs="Times New Roman"/>
        </w:rPr>
        <w:pPrChange w:id="368" w:author="Andrew Delamater" w:date="2025-06-20T16:23:00Z" w16du:dateUtc="2025-06-20T20:23:00Z">
          <w:pPr>
            <w:pStyle w:val="Heading2"/>
          </w:pPr>
        </w:pPrChange>
      </w:pPr>
    </w:p>
    <w:p w14:paraId="26117804" w14:textId="3AF5AF8C" w:rsidR="00002418" w:rsidRPr="001630EB" w:rsidRDefault="00187CE9" w:rsidP="00CC4F82">
      <w:pPr>
        <w:pStyle w:val="Heading2"/>
        <w:rPr>
          <w:rFonts w:ascii="Times New Roman" w:hAnsi="Times New Roman" w:cs="Times New Roman"/>
        </w:rPr>
      </w:pPr>
      <w:r w:rsidRPr="001630EB">
        <w:rPr>
          <w:rFonts w:ascii="Times New Roman" w:hAnsi="Times New Roman" w:cs="Times New Roman"/>
        </w:rPr>
        <w:t>Methods</w:t>
      </w:r>
    </w:p>
    <w:p w14:paraId="14A51FEE" w14:textId="77777777" w:rsidR="00187CE9" w:rsidRPr="001630EB" w:rsidRDefault="00187CE9" w:rsidP="00B678EA">
      <w:pPr>
        <w:pStyle w:val="Heading3"/>
        <w:rPr>
          <w:rFonts w:ascii="Times New Roman" w:hAnsi="Times New Roman" w:cs="Times New Roman"/>
        </w:rPr>
      </w:pPr>
      <w:r w:rsidRPr="001630EB">
        <w:rPr>
          <w:rFonts w:ascii="Times New Roman" w:hAnsi="Times New Roman" w:cs="Times New Roman"/>
        </w:rPr>
        <w:t>Participants</w:t>
      </w:r>
    </w:p>
    <w:p w14:paraId="43ECAE75" w14:textId="478E9BCC" w:rsidR="003C420E" w:rsidRPr="001630EB" w:rsidRDefault="0042350F" w:rsidP="00002418">
      <w:pPr>
        <w:ind w:firstLine="720"/>
        <w:rPr>
          <w:rFonts w:ascii="Times New Roman" w:hAnsi="Times New Roman" w:cs="Times New Roman"/>
        </w:rPr>
      </w:pPr>
      <w:r w:rsidRPr="001630EB">
        <w:rPr>
          <w:rFonts w:ascii="Times New Roman" w:hAnsi="Times New Roman" w:cs="Times New Roman"/>
        </w:rPr>
        <w:t xml:space="preserve">Thirty-two participants were recruited through </w:t>
      </w:r>
      <w:ins w:id="369" w:author="Andrew Delamater" w:date="2025-06-20T17:28:00Z" w16du:dateUtc="2025-06-20T21:28:00Z">
        <w:r w:rsidR="00823507">
          <w:rPr>
            <w:rFonts w:ascii="Times New Roman" w:hAnsi="Times New Roman" w:cs="Times New Roman"/>
          </w:rPr>
          <w:t xml:space="preserve">the </w:t>
        </w:r>
      </w:ins>
      <w:r w:rsidRPr="001630EB">
        <w:rPr>
          <w:rFonts w:ascii="Times New Roman" w:hAnsi="Times New Roman" w:cs="Times New Roman"/>
        </w:rPr>
        <w:t>Prolific</w:t>
      </w:r>
      <w:ins w:id="370" w:author="Andrew Delamater" w:date="2025-06-20T17:28:00Z" w16du:dateUtc="2025-06-20T21:28:00Z">
        <w:r w:rsidR="00823507">
          <w:rPr>
            <w:rFonts w:ascii="Times New Roman" w:hAnsi="Times New Roman" w:cs="Times New Roman"/>
          </w:rPr>
          <w:t xml:space="preserve"> platform</w:t>
        </w:r>
      </w:ins>
      <w:r w:rsidR="001F0E6D" w:rsidRPr="001630EB">
        <w:rPr>
          <w:rFonts w:ascii="Times New Roman" w:hAnsi="Times New Roman" w:cs="Times New Roman"/>
        </w:rPr>
        <w:t xml:space="preserve"> (</w:t>
      </w:r>
      <w:hyperlink r:id="rId21" w:history="1">
        <w:r w:rsidR="003D40EA" w:rsidRPr="001630EB">
          <w:rPr>
            <w:rStyle w:val="Hyperlink"/>
            <w:rFonts w:ascii="Times New Roman" w:hAnsi="Times New Roman" w:cs="Times New Roman"/>
          </w:rPr>
          <w:t>www.prolific.com</w:t>
        </w:r>
      </w:hyperlink>
      <w:r w:rsidR="001F0E6D" w:rsidRPr="001630EB">
        <w:rPr>
          <w:rFonts w:ascii="Times New Roman" w:hAnsi="Times New Roman" w:cs="Times New Roman"/>
        </w:rPr>
        <w:t>)</w:t>
      </w:r>
      <w:ins w:id="371" w:author="Andrew Delamater" w:date="2025-06-20T17:28:00Z" w16du:dateUtc="2025-06-20T21:28:00Z">
        <w:r w:rsidR="00823507">
          <w:rPr>
            <w:rFonts w:ascii="Times New Roman" w:hAnsi="Times New Roman" w:cs="Times New Roman"/>
          </w:rPr>
          <w:t>, with the constraints that they were at least 18 yr old, performed the experiment on a computer</w:t>
        </w:r>
      </w:ins>
      <w:ins w:id="372" w:author="Andrew Delamater" w:date="2025-06-20T17:29:00Z" w16du:dateUtc="2025-06-20T21:29:00Z">
        <w:r w:rsidR="00823507">
          <w:rPr>
            <w:rFonts w:ascii="Times New Roman" w:hAnsi="Times New Roman" w:cs="Times New Roman"/>
          </w:rPr>
          <w:t>, and resided in either the UK or USA</w:t>
        </w:r>
      </w:ins>
      <w:r w:rsidR="003D40EA" w:rsidRPr="001630EB">
        <w:rPr>
          <w:rFonts w:ascii="Times New Roman" w:hAnsi="Times New Roman" w:cs="Times New Roman"/>
        </w:rPr>
        <w:t xml:space="preserve">. </w:t>
      </w:r>
      <w:r w:rsidR="003C420E" w:rsidRPr="001630EB">
        <w:rPr>
          <w:rFonts w:ascii="Times New Roman" w:hAnsi="Times New Roman" w:cs="Times New Roman"/>
        </w:rPr>
        <w:t>The</w:t>
      </w:r>
      <w:ins w:id="373" w:author="Andrew Delamater" w:date="2025-06-20T16:45:00Z" w16du:dateUtc="2025-06-20T20:45:00Z">
        <w:r w:rsidR="003E2442">
          <w:rPr>
            <w:rFonts w:ascii="Times New Roman" w:hAnsi="Times New Roman" w:cs="Times New Roman"/>
          </w:rPr>
          <w:t>ir</w:t>
        </w:r>
      </w:ins>
      <w:r w:rsidR="003C420E" w:rsidRPr="001630EB">
        <w:rPr>
          <w:rFonts w:ascii="Times New Roman" w:hAnsi="Times New Roman" w:cs="Times New Roman"/>
        </w:rPr>
        <w:t xml:space="preserve"> age</w:t>
      </w:r>
      <w:ins w:id="374" w:author="Andrew Delamater" w:date="2025-06-20T16:45:00Z" w16du:dateUtc="2025-06-20T20:45:00Z">
        <w:r w:rsidR="003E2442">
          <w:rPr>
            <w:rFonts w:ascii="Times New Roman" w:hAnsi="Times New Roman" w:cs="Times New Roman"/>
          </w:rPr>
          <w:t>s</w:t>
        </w:r>
      </w:ins>
      <w:r w:rsidR="003C420E" w:rsidRPr="001630EB">
        <w:rPr>
          <w:rFonts w:ascii="Times New Roman" w:hAnsi="Times New Roman" w:cs="Times New Roman"/>
        </w:rPr>
        <w:t xml:space="preserve"> ranged between 20 and 63 with a mean of 36.29 and standard deviation </w:t>
      </w:r>
      <w:r w:rsidR="00E20F3B" w:rsidRPr="001630EB">
        <w:rPr>
          <w:rFonts w:ascii="Times New Roman" w:hAnsi="Times New Roman" w:cs="Times New Roman"/>
        </w:rPr>
        <w:t xml:space="preserve">(SD) </w:t>
      </w:r>
      <w:r w:rsidR="003C420E" w:rsidRPr="001630EB">
        <w:rPr>
          <w:rFonts w:ascii="Times New Roman" w:hAnsi="Times New Roman" w:cs="Times New Roman"/>
        </w:rPr>
        <w:t xml:space="preserve">of 10.86. Twenty participants were male, 7 female, one non-binary, and 4 did not </w:t>
      </w:r>
      <w:r w:rsidR="0001724A" w:rsidRPr="001630EB">
        <w:rPr>
          <w:rFonts w:ascii="Times New Roman" w:hAnsi="Times New Roman" w:cs="Times New Roman"/>
        </w:rPr>
        <w:t>respond</w:t>
      </w:r>
      <w:r w:rsidR="003C420E" w:rsidRPr="001630EB">
        <w:rPr>
          <w:rFonts w:ascii="Times New Roman" w:hAnsi="Times New Roman" w:cs="Times New Roman"/>
        </w:rPr>
        <w:t xml:space="preserve">. </w:t>
      </w:r>
      <w:ins w:id="375" w:author="Andrew Delamater" w:date="2025-06-20T17:29:00Z" w16du:dateUtc="2025-06-20T21:29:00Z">
        <w:r w:rsidR="00823507">
          <w:rPr>
            <w:rFonts w:ascii="Times New Roman" w:hAnsi="Times New Roman" w:cs="Times New Roman"/>
          </w:rPr>
          <w:t>The experiment lasted approximately 1</w:t>
        </w:r>
      </w:ins>
      <w:ins w:id="376" w:author="Andrew Delamater" w:date="2025-06-20T17:39:00Z" w16du:dateUtc="2025-06-20T21:39:00Z">
        <w:r w:rsidR="00C92368">
          <w:rPr>
            <w:rFonts w:ascii="Times New Roman" w:hAnsi="Times New Roman" w:cs="Times New Roman"/>
          </w:rPr>
          <w:t>2</w:t>
        </w:r>
      </w:ins>
      <w:ins w:id="377" w:author="Andrew Delamater" w:date="2025-06-20T17:29:00Z" w16du:dateUtc="2025-06-20T21:29:00Z">
        <w:r w:rsidR="00823507">
          <w:rPr>
            <w:rFonts w:ascii="Times New Roman" w:hAnsi="Times New Roman" w:cs="Times New Roman"/>
          </w:rPr>
          <w:t xml:space="preserve"> minutes and participants were paid </w:t>
        </w:r>
      </w:ins>
      <w:ins w:id="378" w:author="Andrew Delamater" w:date="2025-06-20T17:39:00Z" w16du:dateUtc="2025-06-20T21:39:00Z">
        <w:r w:rsidR="00C92368">
          <w:rPr>
            <w:rFonts w:ascii="Times New Roman" w:hAnsi="Times New Roman" w:cs="Times New Roman"/>
          </w:rPr>
          <w:t xml:space="preserve">$2.50 </w:t>
        </w:r>
      </w:ins>
      <w:ins w:id="379" w:author="Andrew Delamater" w:date="2025-06-20T17:29:00Z" w16du:dateUtc="2025-06-20T21:29:00Z">
        <w:r w:rsidR="00823507">
          <w:rPr>
            <w:rFonts w:ascii="Times New Roman" w:hAnsi="Times New Roman" w:cs="Times New Roman"/>
          </w:rPr>
          <w:t>for their participation</w:t>
        </w:r>
      </w:ins>
      <w:ins w:id="380" w:author="Andrew Delamater" w:date="2025-06-20T17:39:00Z" w16du:dateUtc="2025-06-20T21:39:00Z">
        <w:r w:rsidR="00C92368">
          <w:rPr>
            <w:rFonts w:ascii="Times New Roman" w:hAnsi="Times New Roman" w:cs="Times New Roman"/>
          </w:rPr>
          <w:t>.</w:t>
        </w:r>
      </w:ins>
      <w:ins w:id="381" w:author="Andrew Delamater" w:date="2025-06-20T17:41:00Z" w16du:dateUtc="2025-06-20T21:41:00Z">
        <w:r w:rsidR="00BC2338">
          <w:rPr>
            <w:rFonts w:ascii="Times New Roman" w:hAnsi="Times New Roman" w:cs="Times New Roman"/>
          </w:rPr>
          <w:t xml:space="preserve"> All procedures posed no risk to</w:t>
        </w:r>
      </w:ins>
      <w:ins w:id="382" w:author="Andrew Delamater" w:date="2025-06-20T17:42:00Z" w16du:dateUtc="2025-06-20T21:42:00Z">
        <w:r w:rsidR="00BC2338">
          <w:rPr>
            <w:rFonts w:ascii="Times New Roman" w:hAnsi="Times New Roman" w:cs="Times New Roman"/>
          </w:rPr>
          <w:t xml:space="preserve"> participants and </w:t>
        </w:r>
      </w:ins>
      <w:ins w:id="383" w:author="Andrew Delamater" w:date="2025-06-20T17:41:00Z" w16du:dateUtc="2025-06-20T21:41:00Z">
        <w:r w:rsidR="00BC2338">
          <w:rPr>
            <w:rFonts w:ascii="Times New Roman" w:hAnsi="Times New Roman" w:cs="Times New Roman"/>
          </w:rPr>
          <w:t>were approved by ARD’s CUNY IRB protocol.</w:t>
        </w:r>
      </w:ins>
    </w:p>
    <w:p w14:paraId="3A79A985" w14:textId="541BC060" w:rsidR="00002418" w:rsidRPr="001630EB" w:rsidRDefault="003D40EA" w:rsidP="00CC4F82">
      <w:pPr>
        <w:ind w:firstLine="720"/>
        <w:rPr>
          <w:rFonts w:ascii="Times New Roman" w:hAnsi="Times New Roman" w:cs="Times New Roman"/>
        </w:rPr>
      </w:pPr>
      <w:r w:rsidRPr="001630EB">
        <w:rPr>
          <w:rFonts w:ascii="Times New Roman" w:hAnsi="Times New Roman" w:cs="Times New Roman"/>
        </w:rPr>
        <w:t>We exclude participants that d</w:t>
      </w:r>
      <w:r w:rsidR="00A40F89" w:rsidRPr="001630EB">
        <w:rPr>
          <w:rFonts w:ascii="Times New Roman" w:hAnsi="Times New Roman" w:cs="Times New Roman"/>
        </w:rPr>
        <w:t>id</w:t>
      </w:r>
      <w:r w:rsidRPr="001630EB">
        <w:rPr>
          <w:rFonts w:ascii="Times New Roman" w:hAnsi="Times New Roman" w:cs="Times New Roman"/>
        </w:rPr>
        <w:t xml:space="preserve"> not show adequate learning in the first </w:t>
      </w:r>
      <w:r w:rsidR="00A40F89" w:rsidRPr="001630EB">
        <w:rPr>
          <w:rFonts w:ascii="Times New Roman" w:hAnsi="Times New Roman" w:cs="Times New Roman"/>
        </w:rPr>
        <w:t xml:space="preserve">96 trials </w:t>
      </w:r>
      <w:r w:rsidR="00B802D9" w:rsidRPr="001630EB">
        <w:rPr>
          <w:rFonts w:ascii="Times New Roman" w:hAnsi="Times New Roman" w:cs="Times New Roman"/>
        </w:rPr>
        <w:t xml:space="preserve">of the learning </w:t>
      </w:r>
      <w:r w:rsidRPr="001630EB">
        <w:rPr>
          <w:rFonts w:ascii="Times New Roman" w:hAnsi="Times New Roman" w:cs="Times New Roman"/>
        </w:rPr>
        <w:t>phase</w:t>
      </w:r>
      <w:r w:rsidR="00B802D9" w:rsidRPr="001630EB">
        <w:rPr>
          <w:rFonts w:ascii="Times New Roman" w:hAnsi="Times New Roman" w:cs="Times New Roman"/>
        </w:rPr>
        <w:t xml:space="preserve"> (before reversal, see below)</w:t>
      </w:r>
      <w:r w:rsidRPr="001630EB">
        <w:rPr>
          <w:rFonts w:ascii="Times New Roman" w:hAnsi="Times New Roman" w:cs="Times New Roman"/>
        </w:rPr>
        <w:t xml:space="preserve">. We define </w:t>
      </w:r>
      <w:r w:rsidR="00777148" w:rsidRPr="001630EB">
        <w:rPr>
          <w:rFonts w:ascii="Times New Roman" w:hAnsi="Times New Roman" w:cs="Times New Roman"/>
        </w:rPr>
        <w:t>adequate</w:t>
      </w:r>
      <w:r w:rsidRPr="001630EB">
        <w:rPr>
          <w:rFonts w:ascii="Times New Roman" w:hAnsi="Times New Roman" w:cs="Times New Roman"/>
        </w:rPr>
        <w:t xml:space="preserve"> </w:t>
      </w:r>
      <w:r w:rsidR="00777148" w:rsidRPr="001630EB">
        <w:rPr>
          <w:rFonts w:ascii="Times New Roman" w:hAnsi="Times New Roman" w:cs="Times New Roman"/>
        </w:rPr>
        <w:t xml:space="preserve">learning </w:t>
      </w:r>
      <w:r w:rsidR="002344FD" w:rsidRPr="001630EB">
        <w:rPr>
          <w:rFonts w:ascii="Times New Roman" w:hAnsi="Times New Roman" w:cs="Times New Roman"/>
        </w:rPr>
        <w:t>when the probability of correct categorical classification</w:t>
      </w:r>
      <w:ins w:id="384" w:author="Andrew Delamater" w:date="2025-06-20T16:48:00Z" w16du:dateUtc="2025-06-20T20:48:00Z">
        <w:r w:rsidR="003E2442">
          <w:rPr>
            <w:rFonts w:ascii="Times New Roman" w:hAnsi="Times New Roman" w:cs="Times New Roman"/>
          </w:rPr>
          <w:t>, averaged over all phase 1 training trials,</w:t>
        </w:r>
      </w:ins>
      <w:r w:rsidRPr="001630EB">
        <w:rPr>
          <w:rFonts w:ascii="Times New Roman" w:hAnsi="Times New Roman" w:cs="Times New Roman"/>
        </w:rPr>
        <w:t xml:space="preserve"> </w:t>
      </w:r>
      <w:del w:id="385" w:author="Andrew Delamater" w:date="2025-06-20T16:49:00Z" w16du:dateUtc="2025-06-20T20:49:00Z">
        <w:r w:rsidR="002344FD" w:rsidRPr="001630EB" w:rsidDel="003E2442">
          <w:rPr>
            <w:rFonts w:ascii="Times New Roman" w:hAnsi="Times New Roman" w:cs="Times New Roman"/>
          </w:rPr>
          <w:delText xml:space="preserve">rejects </w:delText>
        </w:r>
        <w:r w:rsidR="00A40F89" w:rsidRPr="001630EB" w:rsidDel="003E2442">
          <w:rPr>
            <w:rFonts w:ascii="Times New Roman" w:hAnsi="Times New Roman" w:cs="Times New Roman"/>
          </w:rPr>
          <w:delText xml:space="preserve">the null </w:delText>
        </w:r>
      </w:del>
      <w:ins w:id="386" w:author="Andrew Delamater" w:date="2025-06-20T16:49:00Z" w16du:dateUtc="2025-06-20T20:49:00Z">
        <w:r w:rsidR="003E2442">
          <w:rPr>
            <w:rFonts w:ascii="Times New Roman" w:hAnsi="Times New Roman" w:cs="Times New Roman"/>
          </w:rPr>
          <w:t>exceeded chance performance</w:t>
        </w:r>
      </w:ins>
      <w:ins w:id="387" w:author="Andrew Delamater" w:date="2025-06-20T16:47:00Z" w16du:dateUtc="2025-06-20T20:47:00Z">
        <w:r w:rsidR="003E2442">
          <w:rPr>
            <w:rFonts w:ascii="Times New Roman" w:hAnsi="Times New Roman" w:cs="Times New Roman"/>
          </w:rPr>
          <w:t xml:space="preserve"> </w:t>
        </w:r>
      </w:ins>
      <w:ins w:id="388" w:author="Andrew Delamater" w:date="2025-06-20T16:49:00Z" w16du:dateUtc="2025-06-20T20:49:00Z">
        <w:r w:rsidR="003E2442">
          <w:rPr>
            <w:rFonts w:ascii="Times New Roman" w:hAnsi="Times New Roman" w:cs="Times New Roman"/>
          </w:rPr>
          <w:t>using</w:t>
        </w:r>
      </w:ins>
      <w:del w:id="389" w:author="Andrew Delamater" w:date="2025-06-20T16:49:00Z" w16du:dateUtc="2025-06-20T20:49:00Z">
        <w:r w:rsidR="00A40F89" w:rsidRPr="001630EB" w:rsidDel="003E2442">
          <w:rPr>
            <w:rFonts w:ascii="Times New Roman" w:hAnsi="Times New Roman" w:cs="Times New Roman"/>
          </w:rPr>
          <w:delText>under</w:delText>
        </w:r>
      </w:del>
      <w:r w:rsidR="00A40F89" w:rsidRPr="001630EB">
        <w:rPr>
          <w:rFonts w:ascii="Times New Roman" w:hAnsi="Times New Roman" w:cs="Times New Roman"/>
        </w:rPr>
        <w:t xml:space="preserve"> a </w:t>
      </w:r>
      <w:r w:rsidRPr="001630EB">
        <w:rPr>
          <w:rFonts w:ascii="Times New Roman" w:hAnsi="Times New Roman" w:cs="Times New Roman"/>
        </w:rPr>
        <w:t xml:space="preserve">binomial test </w:t>
      </w:r>
      <w:r w:rsidR="006A741F" w:rsidRPr="001630EB">
        <w:rPr>
          <w:rFonts w:ascii="Times New Roman" w:hAnsi="Times New Roman" w:cs="Times New Roman"/>
        </w:rPr>
        <w:t xml:space="preserve">where </w:t>
      </w:r>
      <w:del w:id="390" w:author="Andrew Delamater" w:date="2025-06-20T16:50:00Z" w16du:dateUtc="2025-06-20T20:50:00Z">
        <w:r w:rsidR="006A741F" w:rsidRPr="001630EB" w:rsidDel="003E2442">
          <w:rPr>
            <w:rFonts w:ascii="Times New Roman" w:hAnsi="Times New Roman" w:cs="Times New Roman"/>
          </w:rPr>
          <w:delText xml:space="preserve">the probability of correct </w:delText>
        </w:r>
        <w:r w:rsidR="002344FD" w:rsidRPr="001630EB" w:rsidDel="003E2442">
          <w:rPr>
            <w:rFonts w:ascii="Times New Roman" w:hAnsi="Times New Roman" w:cs="Times New Roman"/>
          </w:rPr>
          <w:delText xml:space="preserve">is </w:delText>
        </w:r>
        <w:r w:rsidR="006A741F" w:rsidRPr="001630EB" w:rsidDel="003E2442">
          <w:rPr>
            <w:rFonts w:ascii="Times New Roman" w:hAnsi="Times New Roman" w:cs="Times New Roman"/>
          </w:rPr>
          <w:delText xml:space="preserve">higher than </w:delText>
        </w:r>
      </w:del>
      <w:del w:id="391" w:author="Andrew Delamater" w:date="2025-06-20T16:47:00Z" w16du:dateUtc="2025-06-20T20:47:00Z">
        <w:r w:rsidR="006A741F" w:rsidRPr="001630EB" w:rsidDel="003E2442">
          <w:rPr>
            <w:rFonts w:ascii="Times New Roman" w:hAnsi="Times New Roman" w:cs="Times New Roman"/>
          </w:rPr>
          <w:delText xml:space="preserve">correct </w:delText>
        </w:r>
        <w:r w:rsidR="002344FD" w:rsidRPr="001630EB" w:rsidDel="003E2442">
          <w:rPr>
            <w:rFonts w:ascii="Times New Roman" w:hAnsi="Times New Roman" w:cs="Times New Roman"/>
          </w:rPr>
          <w:delText xml:space="preserve">by </w:delText>
        </w:r>
      </w:del>
      <w:r w:rsidR="002344FD" w:rsidRPr="001630EB">
        <w:rPr>
          <w:rFonts w:ascii="Times New Roman" w:hAnsi="Times New Roman" w:cs="Times New Roman"/>
        </w:rPr>
        <w:t>chance</w:t>
      </w:r>
      <w:del w:id="392" w:author="Andrew Delamater" w:date="2025-06-20T16:50:00Z" w16du:dateUtc="2025-06-20T20:50:00Z">
        <w:r w:rsidR="002344FD" w:rsidRPr="001630EB" w:rsidDel="003E2442">
          <w:rPr>
            <w:rFonts w:ascii="Times New Roman" w:hAnsi="Times New Roman" w:cs="Times New Roman"/>
          </w:rPr>
          <w:delText>,</w:delText>
        </w:r>
      </w:del>
      <w:r w:rsidR="002344FD" w:rsidRPr="001630EB">
        <w:rPr>
          <w:rFonts w:ascii="Times New Roman" w:hAnsi="Times New Roman" w:cs="Times New Roman"/>
        </w:rPr>
        <w:t xml:space="preserve"> </w:t>
      </w:r>
      <w:ins w:id="393" w:author="Andrew Delamater" w:date="2025-06-20T16:50:00Z" w16du:dateUtc="2025-06-20T20:50:00Z">
        <w:r w:rsidR="003E2442">
          <w:rPr>
            <w:rFonts w:ascii="Times New Roman" w:hAnsi="Times New Roman" w:cs="Times New Roman"/>
          </w:rPr>
          <w:t>=</w:t>
        </w:r>
      </w:ins>
      <w:del w:id="394" w:author="Andrew Delamater" w:date="2025-06-20T16:50:00Z" w16du:dateUtc="2025-06-20T20:50:00Z">
        <w:r w:rsidR="002344FD" w:rsidRPr="001630EB" w:rsidDel="003E2442">
          <w:rPr>
            <w:rFonts w:ascii="Times New Roman" w:hAnsi="Times New Roman" w:cs="Times New Roman"/>
            <w:i/>
            <w:iCs/>
          </w:rPr>
          <w:delText>i.e.</w:delText>
        </w:r>
        <w:r w:rsidR="002344FD" w:rsidRPr="001630EB" w:rsidDel="003E2442">
          <w:rPr>
            <w:rFonts w:ascii="Times New Roman" w:hAnsi="Times New Roman" w:cs="Times New Roman"/>
          </w:rPr>
          <w:delText>,</w:delText>
        </w:r>
      </w:del>
      <w:r w:rsidR="002344FD" w:rsidRPr="001630EB">
        <w:rPr>
          <w:rFonts w:ascii="Times New Roman" w:hAnsi="Times New Roman" w:cs="Times New Roman"/>
        </w:rPr>
        <w:t xml:space="preserve"> </w:t>
      </w:r>
      <w:r w:rsidR="006A741F" w:rsidRPr="001630EB">
        <w:rPr>
          <w:rFonts w:ascii="Times New Roman" w:hAnsi="Times New Roman" w:cs="Times New Roman"/>
        </w:rPr>
        <w:t xml:space="preserve">0.5. </w:t>
      </w:r>
      <w:r w:rsidR="001C1D6E" w:rsidRPr="001630EB">
        <w:rPr>
          <w:rFonts w:ascii="Times New Roman" w:hAnsi="Times New Roman" w:cs="Times New Roman"/>
        </w:rPr>
        <w:t>Thus,</w:t>
      </w:r>
      <w:r w:rsidR="006A741F" w:rsidRPr="001630EB">
        <w:rPr>
          <w:rFonts w:ascii="Times New Roman" w:hAnsi="Times New Roman" w:cs="Times New Roman"/>
        </w:rPr>
        <w:t xml:space="preserve"> </w:t>
      </w:r>
      <w:r w:rsidR="007C4713" w:rsidRPr="001630EB">
        <w:rPr>
          <w:rFonts w:ascii="Times New Roman" w:hAnsi="Times New Roman" w:cs="Times New Roman"/>
        </w:rPr>
        <w:t xml:space="preserve">participants must </w:t>
      </w:r>
      <w:r w:rsidR="007949D1" w:rsidRPr="001630EB">
        <w:rPr>
          <w:rFonts w:ascii="Times New Roman" w:hAnsi="Times New Roman" w:cs="Times New Roman"/>
        </w:rPr>
        <w:t xml:space="preserve">have </w:t>
      </w:r>
      <w:r w:rsidR="007C4713" w:rsidRPr="001630EB">
        <w:rPr>
          <w:rFonts w:ascii="Times New Roman" w:hAnsi="Times New Roman" w:cs="Times New Roman"/>
        </w:rPr>
        <w:t>at least 57 correct trials over 96</w:t>
      </w:r>
      <w:r w:rsidR="001C1D6E" w:rsidRPr="001630EB">
        <w:rPr>
          <w:rFonts w:ascii="Times New Roman" w:hAnsi="Times New Roman" w:cs="Times New Roman"/>
        </w:rPr>
        <w:t xml:space="preserve"> trials in phase 1</w:t>
      </w:r>
      <w:r w:rsidR="007C4713" w:rsidRPr="001630EB">
        <w:rPr>
          <w:rFonts w:ascii="Times New Roman" w:hAnsi="Times New Roman" w:cs="Times New Roman"/>
        </w:rPr>
        <w:t>.</w:t>
      </w:r>
      <w:r w:rsidR="007B5367" w:rsidRPr="001630EB">
        <w:rPr>
          <w:rFonts w:ascii="Times New Roman" w:hAnsi="Times New Roman" w:cs="Times New Roman"/>
        </w:rPr>
        <w:t xml:space="preserve"> Two participants were </w:t>
      </w:r>
      <w:ins w:id="395" w:author="Andrew Delamater" w:date="2025-06-20T16:50:00Z" w16du:dateUtc="2025-06-20T20:50:00Z">
        <w:r w:rsidR="003E2442">
          <w:rPr>
            <w:rFonts w:ascii="Times New Roman" w:hAnsi="Times New Roman" w:cs="Times New Roman"/>
          </w:rPr>
          <w:t>failed to meet this criterion</w:t>
        </w:r>
      </w:ins>
      <w:ins w:id="396" w:author="Andrew Delamater" w:date="2025-06-20T16:51:00Z" w16du:dateUtc="2025-06-20T20:51:00Z">
        <w:r w:rsidR="003E2442">
          <w:rPr>
            <w:rFonts w:ascii="Times New Roman" w:hAnsi="Times New Roman" w:cs="Times New Roman"/>
          </w:rPr>
          <w:t xml:space="preserve"> and were excluded</w:t>
        </w:r>
      </w:ins>
      <w:del w:id="397" w:author="Andrew Delamater" w:date="2025-06-20T16:50:00Z" w16du:dateUtc="2025-06-20T20:50:00Z">
        <w:r w:rsidR="007B5367" w:rsidRPr="001630EB" w:rsidDel="003E2442">
          <w:rPr>
            <w:rFonts w:ascii="Times New Roman" w:hAnsi="Times New Roman" w:cs="Times New Roman"/>
          </w:rPr>
          <w:delText>excluded</w:delText>
        </w:r>
      </w:del>
      <w:r w:rsidR="007B5367" w:rsidRPr="001630EB">
        <w:rPr>
          <w:rFonts w:ascii="Times New Roman" w:hAnsi="Times New Roman" w:cs="Times New Roman"/>
        </w:rPr>
        <w:t>.</w:t>
      </w:r>
    </w:p>
    <w:p w14:paraId="3A655739" w14:textId="749F14CB" w:rsidR="001E4392" w:rsidRPr="001630EB" w:rsidRDefault="001E4392" w:rsidP="00B678EA">
      <w:pPr>
        <w:pStyle w:val="Heading3"/>
        <w:rPr>
          <w:rFonts w:ascii="Times New Roman" w:hAnsi="Times New Roman" w:cs="Times New Roman"/>
        </w:rPr>
      </w:pPr>
      <w:r w:rsidRPr="001630EB">
        <w:rPr>
          <w:rFonts w:ascii="Times New Roman" w:hAnsi="Times New Roman" w:cs="Times New Roman"/>
        </w:rPr>
        <w:t>Task</w:t>
      </w:r>
      <w:r w:rsidR="008A0E1F" w:rsidRPr="001630EB">
        <w:rPr>
          <w:rFonts w:ascii="Times New Roman" w:hAnsi="Times New Roman" w:cs="Times New Roman"/>
        </w:rPr>
        <w:t xml:space="preserve"> and Procedures</w:t>
      </w:r>
    </w:p>
    <w:p w14:paraId="023BBE3A" w14:textId="4B04CE33" w:rsidR="009719E7" w:rsidRPr="001630EB" w:rsidRDefault="005D59D4" w:rsidP="009719E7">
      <w:pPr>
        <w:ind w:firstLine="720"/>
        <w:rPr>
          <w:rFonts w:ascii="Times New Roman" w:hAnsi="Times New Roman" w:cs="Times New Roman"/>
        </w:rPr>
      </w:pPr>
      <w:r w:rsidRPr="001630EB">
        <w:rPr>
          <w:rFonts w:ascii="Times New Roman" w:hAnsi="Times New Roman" w:cs="Times New Roman"/>
        </w:rPr>
        <w:t xml:space="preserve">The experiment </w:t>
      </w:r>
      <w:proofErr w:type="gramStart"/>
      <w:r w:rsidRPr="001630EB">
        <w:rPr>
          <w:rFonts w:ascii="Times New Roman" w:hAnsi="Times New Roman" w:cs="Times New Roman"/>
        </w:rPr>
        <w:t>consisted</w:t>
      </w:r>
      <w:proofErr w:type="gramEnd"/>
      <w:r w:rsidRPr="001630EB">
        <w:rPr>
          <w:rFonts w:ascii="Times New Roman" w:hAnsi="Times New Roman" w:cs="Times New Roman"/>
        </w:rPr>
        <w:t xml:space="preserve"> </w:t>
      </w:r>
      <w:del w:id="398" w:author="Andrew Delamater" w:date="2025-06-20T16:51:00Z" w16du:dateUtc="2025-06-20T20:51:00Z">
        <w:r w:rsidRPr="001630EB" w:rsidDel="003E2442">
          <w:rPr>
            <w:rFonts w:ascii="Times New Roman" w:hAnsi="Times New Roman" w:cs="Times New Roman"/>
          </w:rPr>
          <w:delText xml:space="preserve">in </w:delText>
        </w:r>
      </w:del>
      <w:ins w:id="399" w:author="Andrew Delamater" w:date="2025-06-20T16:51:00Z" w16du:dateUtc="2025-06-20T20:51:00Z">
        <w:r w:rsidR="003E2442">
          <w:rPr>
            <w:rFonts w:ascii="Times New Roman" w:hAnsi="Times New Roman" w:cs="Times New Roman"/>
          </w:rPr>
          <w:t>of</w:t>
        </w:r>
        <w:r w:rsidR="003E2442" w:rsidRPr="001630EB">
          <w:rPr>
            <w:rFonts w:ascii="Times New Roman" w:hAnsi="Times New Roman" w:cs="Times New Roman"/>
          </w:rPr>
          <w:t xml:space="preserve"> </w:t>
        </w:r>
      </w:ins>
      <w:r w:rsidRPr="001630EB">
        <w:rPr>
          <w:rFonts w:ascii="Times New Roman" w:hAnsi="Times New Roman" w:cs="Times New Roman"/>
        </w:rPr>
        <w:t xml:space="preserve">two tasks: </w:t>
      </w:r>
      <w:ins w:id="400" w:author="Andrew Delamater" w:date="2025-06-20T16:51:00Z" w16du:dateUtc="2025-06-20T20:51:00Z">
        <w:r w:rsidR="003E2442">
          <w:rPr>
            <w:rFonts w:ascii="Times New Roman" w:hAnsi="Times New Roman" w:cs="Times New Roman"/>
          </w:rPr>
          <w:t>T</w:t>
        </w:r>
      </w:ins>
      <w:del w:id="401" w:author="Andrew Delamater" w:date="2025-06-20T16:51:00Z" w16du:dateUtc="2025-06-20T20:51:00Z">
        <w:r w:rsidRPr="001630EB" w:rsidDel="003E2442">
          <w:rPr>
            <w:rFonts w:ascii="Times New Roman" w:hAnsi="Times New Roman" w:cs="Times New Roman"/>
          </w:rPr>
          <w:delText>t</w:delText>
        </w:r>
      </w:del>
      <w:r w:rsidRPr="001630EB">
        <w:rPr>
          <w:rFonts w:ascii="Times New Roman" w:hAnsi="Times New Roman" w:cs="Times New Roman"/>
        </w:rPr>
        <w:t>otal</w:t>
      </w:r>
      <w:del w:id="402" w:author="Andrew Delamater" w:date="2025-06-20T16:51:00Z" w16du:dateUtc="2025-06-20T20:51:00Z">
        <w:r w:rsidRPr="001630EB" w:rsidDel="003E2442">
          <w:rPr>
            <w:rFonts w:ascii="Times New Roman" w:hAnsi="Times New Roman" w:cs="Times New Roman"/>
          </w:rPr>
          <w:delText>-</w:delText>
        </w:r>
      </w:del>
      <w:r w:rsidRPr="001630EB">
        <w:rPr>
          <w:rFonts w:ascii="Times New Roman" w:hAnsi="Times New Roman" w:cs="Times New Roman"/>
        </w:rPr>
        <w:t xml:space="preserve"> and </w:t>
      </w:r>
      <w:ins w:id="403" w:author="Andrew Delamater" w:date="2025-06-20T16:51:00Z" w16du:dateUtc="2025-06-20T20:51:00Z">
        <w:r w:rsidR="003E2442">
          <w:rPr>
            <w:rFonts w:ascii="Times New Roman" w:hAnsi="Times New Roman" w:cs="Times New Roman"/>
          </w:rPr>
          <w:t>P</w:t>
        </w:r>
      </w:ins>
      <w:del w:id="404" w:author="Andrew Delamater" w:date="2025-06-20T16:51:00Z" w16du:dateUtc="2025-06-20T20:51:00Z">
        <w:r w:rsidRPr="001630EB" w:rsidDel="003E2442">
          <w:rPr>
            <w:rFonts w:ascii="Times New Roman" w:hAnsi="Times New Roman" w:cs="Times New Roman"/>
          </w:rPr>
          <w:delText>p</w:delText>
        </w:r>
      </w:del>
      <w:r w:rsidRPr="001630EB">
        <w:rPr>
          <w:rFonts w:ascii="Times New Roman" w:hAnsi="Times New Roman" w:cs="Times New Roman"/>
        </w:rPr>
        <w:t>artial</w:t>
      </w:r>
      <w:ins w:id="405" w:author="Andrew Delamater" w:date="2025-06-20T16:51:00Z" w16du:dateUtc="2025-06-20T20:51:00Z">
        <w:r w:rsidR="003E2442">
          <w:rPr>
            <w:rFonts w:ascii="Times New Roman" w:hAnsi="Times New Roman" w:cs="Times New Roman"/>
          </w:rPr>
          <w:t xml:space="preserve"> </w:t>
        </w:r>
      </w:ins>
      <w:del w:id="406" w:author="Andrew Delamater" w:date="2025-06-20T16:51:00Z" w16du:dateUtc="2025-06-20T20:51:00Z">
        <w:r w:rsidRPr="001630EB" w:rsidDel="003E2442">
          <w:rPr>
            <w:rFonts w:ascii="Times New Roman" w:hAnsi="Times New Roman" w:cs="Times New Roman"/>
          </w:rPr>
          <w:delText>-</w:delText>
        </w:r>
      </w:del>
      <w:ins w:id="407" w:author="Andrew Delamater" w:date="2025-06-20T16:51:00Z" w16du:dateUtc="2025-06-20T20:51:00Z">
        <w:r w:rsidR="003E2442">
          <w:rPr>
            <w:rFonts w:ascii="Times New Roman" w:hAnsi="Times New Roman" w:cs="Times New Roman"/>
          </w:rPr>
          <w:t>R</w:t>
        </w:r>
      </w:ins>
      <w:del w:id="408" w:author="Andrew Delamater" w:date="2025-06-20T16:51:00Z" w16du:dateUtc="2025-06-20T20:51:00Z">
        <w:r w:rsidRPr="001630EB" w:rsidDel="003E2442">
          <w:rPr>
            <w:rFonts w:ascii="Times New Roman" w:hAnsi="Times New Roman" w:cs="Times New Roman"/>
          </w:rPr>
          <w:delText>r</w:delText>
        </w:r>
      </w:del>
      <w:r w:rsidRPr="001630EB">
        <w:rPr>
          <w:rFonts w:ascii="Times New Roman" w:hAnsi="Times New Roman" w:cs="Times New Roman"/>
        </w:rPr>
        <w:t>eversal</w:t>
      </w:r>
      <w:r w:rsidR="00D17EAC" w:rsidRPr="001630EB">
        <w:rPr>
          <w:rFonts w:ascii="Times New Roman" w:hAnsi="Times New Roman" w:cs="Times New Roman"/>
        </w:rPr>
        <w:t xml:space="preserve">. Every participant performed </w:t>
      </w:r>
      <w:del w:id="409" w:author="Andrew Delamater" w:date="2025-06-20T16:52:00Z" w16du:dateUtc="2025-06-20T20:52:00Z">
        <w:r w:rsidR="00D17EAC" w:rsidRPr="001630EB" w:rsidDel="003E2442">
          <w:rPr>
            <w:rFonts w:ascii="Times New Roman" w:hAnsi="Times New Roman" w:cs="Times New Roman"/>
          </w:rPr>
          <w:delText>the two tasks</w:delText>
        </w:r>
      </w:del>
      <w:ins w:id="410" w:author="Andrew Delamater" w:date="2025-06-20T16:52:00Z" w16du:dateUtc="2025-06-20T20:52:00Z">
        <w:r w:rsidR="003E2442">
          <w:rPr>
            <w:rFonts w:ascii="Times New Roman" w:hAnsi="Times New Roman" w:cs="Times New Roman"/>
          </w:rPr>
          <w:t>in each one with</w:t>
        </w:r>
      </w:ins>
      <w:del w:id="411" w:author="Andrew Delamater" w:date="2025-06-20T16:52:00Z" w16du:dateUtc="2025-06-20T20:52:00Z">
        <w:r w:rsidR="00490CE0" w:rsidRPr="001630EB" w:rsidDel="003E2442">
          <w:rPr>
            <w:rFonts w:ascii="Times New Roman" w:hAnsi="Times New Roman" w:cs="Times New Roman"/>
          </w:rPr>
          <w:delText>.</w:delText>
        </w:r>
      </w:del>
      <w:r w:rsidR="00490CE0" w:rsidRPr="001630EB">
        <w:rPr>
          <w:rFonts w:ascii="Times New Roman" w:hAnsi="Times New Roman" w:cs="Times New Roman"/>
        </w:rPr>
        <w:t xml:space="preserve"> </w:t>
      </w:r>
      <w:ins w:id="412" w:author="Andrew Delamater" w:date="2025-06-20T16:52:00Z" w16du:dateUtc="2025-06-20T20:52:00Z">
        <w:r w:rsidR="003E2442">
          <w:rPr>
            <w:rFonts w:ascii="Times New Roman" w:hAnsi="Times New Roman" w:cs="Times New Roman"/>
          </w:rPr>
          <w:t>t</w:t>
        </w:r>
      </w:ins>
      <w:del w:id="413" w:author="Andrew Delamater" w:date="2025-06-20T16:52:00Z" w16du:dateUtc="2025-06-20T20:52:00Z">
        <w:r w:rsidR="00490CE0" w:rsidRPr="001630EB" w:rsidDel="003E2442">
          <w:rPr>
            <w:rFonts w:ascii="Times New Roman" w:hAnsi="Times New Roman" w:cs="Times New Roman"/>
          </w:rPr>
          <w:delText>T</w:delText>
        </w:r>
      </w:del>
      <w:proofErr w:type="gramStart"/>
      <w:r w:rsidR="00D17EAC" w:rsidRPr="001630EB">
        <w:rPr>
          <w:rFonts w:ascii="Times New Roman" w:hAnsi="Times New Roman" w:cs="Times New Roman"/>
        </w:rPr>
        <w:t>he</w:t>
      </w:r>
      <w:proofErr w:type="gramEnd"/>
      <w:r w:rsidR="00D17EAC" w:rsidRPr="001630EB">
        <w:rPr>
          <w:rFonts w:ascii="Times New Roman" w:hAnsi="Times New Roman" w:cs="Times New Roman"/>
        </w:rPr>
        <w:t xml:space="preserve"> order of </w:t>
      </w:r>
      <w:del w:id="414" w:author="Andrew Delamater" w:date="2025-06-20T16:54:00Z" w16du:dateUtc="2025-06-20T20:54:00Z">
        <w:r w:rsidR="00D17EAC" w:rsidRPr="001630EB" w:rsidDel="00420E9B">
          <w:rPr>
            <w:rFonts w:ascii="Times New Roman" w:hAnsi="Times New Roman" w:cs="Times New Roman"/>
          </w:rPr>
          <w:delText xml:space="preserve">the </w:delText>
        </w:r>
      </w:del>
      <w:r w:rsidR="00D17EAC" w:rsidRPr="001630EB">
        <w:rPr>
          <w:rFonts w:ascii="Times New Roman" w:hAnsi="Times New Roman" w:cs="Times New Roman"/>
        </w:rPr>
        <w:t xml:space="preserve">tasks </w:t>
      </w:r>
      <w:del w:id="415" w:author="Andrew Delamater" w:date="2025-06-20T16:53:00Z" w16du:dateUtc="2025-06-20T20:53:00Z">
        <w:r w:rsidR="00D17EAC" w:rsidRPr="001630EB" w:rsidDel="00420E9B">
          <w:rPr>
            <w:rFonts w:ascii="Times New Roman" w:hAnsi="Times New Roman" w:cs="Times New Roman"/>
          </w:rPr>
          <w:delText xml:space="preserve">was </w:delText>
        </w:r>
      </w:del>
      <w:r w:rsidR="00D17EAC" w:rsidRPr="001630EB">
        <w:rPr>
          <w:rFonts w:ascii="Times New Roman" w:hAnsi="Times New Roman" w:cs="Times New Roman"/>
        </w:rPr>
        <w:t xml:space="preserve">counterbalanced. </w:t>
      </w:r>
      <w:r w:rsidR="009719E7" w:rsidRPr="001630EB">
        <w:rPr>
          <w:rFonts w:ascii="Times New Roman" w:hAnsi="Times New Roman" w:cs="Times New Roman"/>
        </w:rPr>
        <w:t>Each task</w:t>
      </w:r>
      <w:ins w:id="416" w:author="Andrew Delamater" w:date="2025-06-20T16:54:00Z" w16du:dateUtc="2025-06-20T20:54:00Z">
        <w:r w:rsidR="00420E9B">
          <w:rPr>
            <w:rFonts w:ascii="Times New Roman" w:hAnsi="Times New Roman" w:cs="Times New Roman"/>
          </w:rPr>
          <w:t>, in turn,</w:t>
        </w:r>
      </w:ins>
      <w:r w:rsidR="009719E7" w:rsidRPr="001630EB">
        <w:rPr>
          <w:rFonts w:ascii="Times New Roman" w:hAnsi="Times New Roman" w:cs="Times New Roman"/>
        </w:rPr>
        <w:t xml:space="preserve"> </w:t>
      </w:r>
      <w:del w:id="417" w:author="Andrew Delamater" w:date="2025-06-20T16:52:00Z" w16du:dateUtc="2025-06-20T20:52:00Z">
        <w:r w:rsidR="009719E7" w:rsidRPr="001630EB" w:rsidDel="003E2442">
          <w:rPr>
            <w:rFonts w:ascii="Times New Roman" w:hAnsi="Times New Roman" w:cs="Times New Roman"/>
          </w:rPr>
          <w:delText xml:space="preserve">consisted </w:delText>
        </w:r>
      </w:del>
      <w:ins w:id="418" w:author="Andrew Delamater" w:date="2025-06-20T16:52:00Z" w16du:dateUtc="2025-06-20T20:52:00Z">
        <w:r w:rsidR="003E2442">
          <w:rPr>
            <w:rFonts w:ascii="Times New Roman" w:hAnsi="Times New Roman" w:cs="Times New Roman"/>
          </w:rPr>
          <w:t>included</w:t>
        </w:r>
      </w:ins>
      <w:del w:id="419" w:author="Andrew Delamater" w:date="2025-06-20T16:52:00Z" w16du:dateUtc="2025-06-20T20:52:00Z">
        <w:r w:rsidR="009719E7" w:rsidRPr="001630EB" w:rsidDel="003E2442">
          <w:rPr>
            <w:rFonts w:ascii="Times New Roman" w:hAnsi="Times New Roman" w:cs="Times New Roman"/>
          </w:rPr>
          <w:delText xml:space="preserve">in </w:delText>
        </w:r>
      </w:del>
      <w:ins w:id="420" w:author="Andrew Delamater" w:date="2025-06-20T16:52:00Z" w16du:dateUtc="2025-06-20T20:52:00Z">
        <w:r w:rsidR="003E2442" w:rsidRPr="001630EB">
          <w:rPr>
            <w:rFonts w:ascii="Times New Roman" w:hAnsi="Times New Roman" w:cs="Times New Roman"/>
          </w:rPr>
          <w:t xml:space="preserve"> </w:t>
        </w:r>
      </w:ins>
      <w:r w:rsidR="009719E7" w:rsidRPr="001630EB">
        <w:rPr>
          <w:rFonts w:ascii="Times New Roman" w:hAnsi="Times New Roman" w:cs="Times New Roman"/>
        </w:rPr>
        <w:t>two</w:t>
      </w:r>
      <w:ins w:id="421" w:author="Andrew Delamater" w:date="2025-06-20T16:52:00Z" w16du:dateUtc="2025-06-20T20:52:00Z">
        <w:r w:rsidR="003E2442">
          <w:rPr>
            <w:rFonts w:ascii="Times New Roman" w:hAnsi="Times New Roman" w:cs="Times New Roman"/>
          </w:rPr>
          <w:t xml:space="preserve"> training</w:t>
        </w:r>
      </w:ins>
      <w:r w:rsidR="009719E7" w:rsidRPr="001630EB">
        <w:rPr>
          <w:rFonts w:ascii="Times New Roman" w:hAnsi="Times New Roman" w:cs="Times New Roman"/>
        </w:rPr>
        <w:t xml:space="preserve"> phases</w:t>
      </w:r>
      <w:r w:rsidR="00122A1D" w:rsidRPr="001630EB">
        <w:rPr>
          <w:rFonts w:ascii="Times New Roman" w:hAnsi="Times New Roman" w:cs="Times New Roman"/>
        </w:rPr>
        <w:t>:</w:t>
      </w:r>
      <w:r w:rsidR="009719E7" w:rsidRPr="001630EB">
        <w:rPr>
          <w:rFonts w:ascii="Times New Roman" w:hAnsi="Times New Roman" w:cs="Times New Roman"/>
        </w:rPr>
        <w:t xml:space="preserve"> learning and reversal. </w:t>
      </w:r>
      <w:r w:rsidR="00490CE0" w:rsidRPr="001630EB">
        <w:rPr>
          <w:rFonts w:ascii="Times New Roman" w:hAnsi="Times New Roman" w:cs="Times New Roman"/>
        </w:rPr>
        <w:t>The t</w:t>
      </w:r>
      <w:r w:rsidR="009719E7" w:rsidRPr="001630EB">
        <w:rPr>
          <w:rFonts w:ascii="Times New Roman" w:hAnsi="Times New Roman" w:cs="Times New Roman"/>
        </w:rPr>
        <w:t xml:space="preserve">asks </w:t>
      </w:r>
      <w:r w:rsidR="00490CE0" w:rsidRPr="001630EB">
        <w:rPr>
          <w:rFonts w:ascii="Times New Roman" w:hAnsi="Times New Roman" w:cs="Times New Roman"/>
        </w:rPr>
        <w:t xml:space="preserve">had </w:t>
      </w:r>
      <w:r w:rsidR="009719E7" w:rsidRPr="001630EB">
        <w:rPr>
          <w:rFonts w:ascii="Times New Roman" w:hAnsi="Times New Roman" w:cs="Times New Roman"/>
        </w:rPr>
        <w:t>6</w:t>
      </w:r>
      <w:ins w:id="422" w:author="Andrew Delamater" w:date="2025-06-20T16:55:00Z" w16du:dateUtc="2025-06-20T20:55:00Z">
        <w:r w:rsidR="00420E9B">
          <w:rPr>
            <w:rFonts w:ascii="Times New Roman" w:hAnsi="Times New Roman" w:cs="Times New Roman"/>
          </w:rPr>
          <w:t>, 8-trial</w:t>
        </w:r>
      </w:ins>
      <w:r w:rsidR="009719E7" w:rsidRPr="001630EB">
        <w:rPr>
          <w:rFonts w:ascii="Times New Roman" w:hAnsi="Times New Roman" w:cs="Times New Roman"/>
        </w:rPr>
        <w:t xml:space="preserve"> blocks </w:t>
      </w:r>
      <w:del w:id="423" w:author="Andrew Delamater" w:date="2025-06-20T16:55:00Z" w16du:dateUtc="2025-06-20T20:55:00Z">
        <w:r w:rsidR="00490CE0" w:rsidRPr="001630EB" w:rsidDel="00420E9B">
          <w:rPr>
            <w:rFonts w:ascii="Times New Roman" w:hAnsi="Times New Roman" w:cs="Times New Roman"/>
          </w:rPr>
          <w:delText xml:space="preserve">by </w:delText>
        </w:r>
      </w:del>
      <w:ins w:id="424" w:author="Andrew Delamater" w:date="2025-06-20T16:55:00Z" w16du:dateUtc="2025-06-20T20:55:00Z">
        <w:r w:rsidR="00420E9B">
          <w:rPr>
            <w:rFonts w:ascii="Times New Roman" w:hAnsi="Times New Roman" w:cs="Times New Roman"/>
          </w:rPr>
          <w:t>of training trials in each</w:t>
        </w:r>
        <w:r w:rsidR="00420E9B" w:rsidRPr="001630EB">
          <w:rPr>
            <w:rFonts w:ascii="Times New Roman" w:hAnsi="Times New Roman" w:cs="Times New Roman"/>
          </w:rPr>
          <w:t xml:space="preserve"> </w:t>
        </w:r>
      </w:ins>
      <w:r w:rsidR="009719E7" w:rsidRPr="001630EB">
        <w:rPr>
          <w:rFonts w:ascii="Times New Roman" w:hAnsi="Times New Roman" w:cs="Times New Roman"/>
        </w:rPr>
        <w:t xml:space="preserve">phase. </w:t>
      </w:r>
      <w:ins w:id="425" w:author="Andrew Delamater" w:date="2025-06-20T16:55:00Z" w16du:dateUtc="2025-06-20T20:55:00Z">
        <w:r w:rsidR="00420E9B">
          <w:rPr>
            <w:rFonts w:ascii="Times New Roman" w:hAnsi="Times New Roman" w:cs="Times New Roman"/>
          </w:rPr>
          <w:t>In e</w:t>
        </w:r>
      </w:ins>
      <w:del w:id="426" w:author="Andrew Delamater" w:date="2025-06-20T16:55:00Z" w16du:dateUtc="2025-06-20T20:55:00Z">
        <w:r w:rsidR="009719E7" w:rsidRPr="001630EB" w:rsidDel="00420E9B">
          <w:rPr>
            <w:rFonts w:ascii="Times New Roman" w:hAnsi="Times New Roman" w:cs="Times New Roman"/>
          </w:rPr>
          <w:delText>E</w:delText>
        </w:r>
      </w:del>
      <w:r w:rsidR="009719E7" w:rsidRPr="001630EB">
        <w:rPr>
          <w:rFonts w:ascii="Times New Roman" w:hAnsi="Times New Roman" w:cs="Times New Roman"/>
        </w:rPr>
        <w:t xml:space="preserve">ach block </w:t>
      </w:r>
      <w:ins w:id="427" w:author="Andrew Delamater" w:date="2025-06-20T16:56:00Z" w16du:dateUtc="2025-06-20T20:56:00Z">
        <w:r w:rsidR="00420E9B">
          <w:rPr>
            <w:rFonts w:ascii="Times New Roman" w:hAnsi="Times New Roman" w:cs="Times New Roman"/>
          </w:rPr>
          <w:t xml:space="preserve">there were </w:t>
        </w:r>
      </w:ins>
      <w:del w:id="428" w:author="Andrew Delamater" w:date="2025-06-20T16:56:00Z" w16du:dateUtc="2025-06-20T20:56:00Z">
        <w:r w:rsidR="009719E7" w:rsidRPr="001630EB" w:rsidDel="00420E9B">
          <w:rPr>
            <w:rFonts w:ascii="Times New Roman" w:hAnsi="Times New Roman" w:cs="Times New Roman"/>
          </w:rPr>
          <w:delText xml:space="preserve">consisted in 8 trials, </w:delText>
        </w:r>
      </w:del>
      <w:r w:rsidR="009719E7" w:rsidRPr="001630EB">
        <w:rPr>
          <w:rFonts w:ascii="Times New Roman" w:hAnsi="Times New Roman" w:cs="Times New Roman"/>
        </w:rPr>
        <w:t xml:space="preserve">2 </w:t>
      </w:r>
      <w:ins w:id="429" w:author="Andrew Delamater" w:date="2025-06-20T16:56:00Z" w16du:dateUtc="2025-06-20T20:56:00Z">
        <w:r w:rsidR="00420E9B">
          <w:rPr>
            <w:rFonts w:ascii="Times New Roman" w:hAnsi="Times New Roman" w:cs="Times New Roman"/>
          </w:rPr>
          <w:t xml:space="preserve">training trials with </w:t>
        </w:r>
      </w:ins>
      <w:del w:id="430" w:author="Andrew Delamater" w:date="2025-06-20T16:56:00Z" w16du:dateUtc="2025-06-20T20:56:00Z">
        <w:r w:rsidR="004E455F" w:rsidRPr="001630EB" w:rsidDel="00420E9B">
          <w:rPr>
            <w:rFonts w:ascii="Times New Roman" w:hAnsi="Times New Roman" w:cs="Times New Roman"/>
          </w:rPr>
          <w:delText xml:space="preserve">for </w:delText>
        </w:r>
      </w:del>
      <w:r w:rsidR="004E455F" w:rsidRPr="001630EB">
        <w:rPr>
          <w:rFonts w:ascii="Times New Roman" w:hAnsi="Times New Roman" w:cs="Times New Roman"/>
        </w:rPr>
        <w:t xml:space="preserve">each one of the </w:t>
      </w:r>
      <w:ins w:id="431" w:author="Andrew Delamater" w:date="2025-06-20T16:56:00Z" w16du:dateUtc="2025-06-20T20:56:00Z">
        <w:r w:rsidR="00420E9B">
          <w:rPr>
            <w:rFonts w:ascii="Times New Roman" w:hAnsi="Times New Roman" w:cs="Times New Roman"/>
          </w:rPr>
          <w:t>4</w:t>
        </w:r>
      </w:ins>
      <w:del w:id="432" w:author="Andrew Delamater" w:date="2025-06-20T16:56:00Z" w16du:dateUtc="2025-06-20T20:56:00Z">
        <w:r w:rsidR="00F517A6" w:rsidRPr="001630EB" w:rsidDel="00420E9B">
          <w:rPr>
            <w:rFonts w:ascii="Times New Roman" w:hAnsi="Times New Roman" w:cs="Times New Roman"/>
          </w:rPr>
          <w:delText>trial types or</w:delText>
        </w:r>
      </w:del>
      <w:r w:rsidR="004E455F" w:rsidRPr="001630EB">
        <w:rPr>
          <w:rFonts w:ascii="Times New Roman" w:hAnsi="Times New Roman" w:cs="Times New Roman"/>
        </w:rPr>
        <w:t xml:space="preserve"> </w:t>
      </w:r>
      <w:r w:rsidR="009719E7" w:rsidRPr="001630EB">
        <w:rPr>
          <w:rFonts w:ascii="Times New Roman" w:hAnsi="Times New Roman" w:cs="Times New Roman"/>
        </w:rPr>
        <w:t>fractal</w:t>
      </w:r>
      <w:ins w:id="433" w:author="Andrew Delamater" w:date="2025-06-20T16:56:00Z" w16du:dateUtc="2025-06-20T20:56:00Z">
        <w:r w:rsidR="00420E9B">
          <w:rPr>
            <w:rFonts w:ascii="Times New Roman" w:hAnsi="Times New Roman" w:cs="Times New Roman"/>
          </w:rPr>
          <w:t xml:space="preserve"> image</w:t>
        </w:r>
      </w:ins>
      <w:r w:rsidR="004E455F" w:rsidRPr="001630EB">
        <w:rPr>
          <w:rFonts w:ascii="Times New Roman" w:hAnsi="Times New Roman" w:cs="Times New Roman"/>
        </w:rPr>
        <w:t>s</w:t>
      </w:r>
      <w:ins w:id="434" w:author="Andrew Delamater" w:date="2025-06-20T16:56:00Z" w16du:dateUtc="2025-06-20T20:56:00Z">
        <w:r w:rsidR="00420E9B">
          <w:rPr>
            <w:rFonts w:ascii="Times New Roman" w:hAnsi="Times New Roman" w:cs="Times New Roman"/>
          </w:rPr>
          <w:t>, and</w:t>
        </w:r>
      </w:ins>
      <w:del w:id="435" w:author="Andrew Delamater" w:date="2025-06-20T16:56:00Z" w16du:dateUtc="2025-06-20T20:56:00Z">
        <w:r w:rsidR="009719E7" w:rsidRPr="001630EB" w:rsidDel="00420E9B">
          <w:rPr>
            <w:rFonts w:ascii="Times New Roman" w:hAnsi="Times New Roman" w:cs="Times New Roman"/>
          </w:rPr>
          <w:delText>.</w:delText>
        </w:r>
      </w:del>
      <w:r w:rsidR="009719E7" w:rsidRPr="001630EB">
        <w:rPr>
          <w:rFonts w:ascii="Times New Roman" w:hAnsi="Times New Roman" w:cs="Times New Roman"/>
        </w:rPr>
        <w:t xml:space="preserve"> </w:t>
      </w:r>
      <w:del w:id="436" w:author="Andrew Delamater" w:date="2025-06-20T16:56:00Z" w16du:dateUtc="2025-06-20T20:56:00Z">
        <w:r w:rsidR="009719E7" w:rsidRPr="001630EB" w:rsidDel="00420E9B">
          <w:rPr>
            <w:rFonts w:ascii="Times New Roman" w:hAnsi="Times New Roman" w:cs="Times New Roman"/>
          </w:rPr>
          <w:delText xml:space="preserve">Within each block </w:delText>
        </w:r>
      </w:del>
      <w:r w:rsidR="009719E7" w:rsidRPr="001630EB">
        <w:rPr>
          <w:rFonts w:ascii="Times New Roman" w:hAnsi="Times New Roman" w:cs="Times New Roman"/>
        </w:rPr>
        <w:t xml:space="preserve">the trials were </w:t>
      </w:r>
      <w:r w:rsidR="009719E7" w:rsidRPr="001630EB">
        <w:rPr>
          <w:rFonts w:ascii="Times New Roman" w:hAnsi="Times New Roman" w:cs="Times New Roman"/>
        </w:rPr>
        <w:lastRenderedPageBreak/>
        <w:t>fully randomized.</w:t>
      </w:r>
      <w:r w:rsidR="004E455F" w:rsidRPr="001630EB">
        <w:rPr>
          <w:rFonts w:ascii="Times New Roman" w:hAnsi="Times New Roman" w:cs="Times New Roman"/>
        </w:rPr>
        <w:t xml:space="preserve"> Th</w:t>
      </w:r>
      <w:ins w:id="437" w:author="Andrew Delamater" w:date="2025-06-20T16:57:00Z" w16du:dateUtc="2025-06-20T20:57:00Z">
        <w:r w:rsidR="00420E9B">
          <w:rPr>
            <w:rFonts w:ascii="Times New Roman" w:hAnsi="Times New Roman" w:cs="Times New Roman"/>
          </w:rPr>
          <w:t xml:space="preserve">is gave rise to a </w:t>
        </w:r>
      </w:ins>
      <w:del w:id="438" w:author="Andrew Delamater" w:date="2025-06-20T16:57:00Z" w16du:dateUtc="2025-06-20T20:57:00Z">
        <w:r w:rsidR="004E455F" w:rsidRPr="001630EB" w:rsidDel="00420E9B">
          <w:rPr>
            <w:rFonts w:ascii="Times New Roman" w:hAnsi="Times New Roman" w:cs="Times New Roman"/>
          </w:rPr>
          <w:delText>en</w:delText>
        </w:r>
      </w:del>
      <w:ins w:id="439" w:author="Andrew Delamater" w:date="2025-06-20T16:57:00Z" w16du:dateUtc="2025-06-20T20:57:00Z">
        <w:r w:rsidR="00420E9B">
          <w:rPr>
            <w:rFonts w:ascii="Times New Roman" w:hAnsi="Times New Roman" w:cs="Times New Roman"/>
          </w:rPr>
          <w:t>total of</w:t>
        </w:r>
      </w:ins>
      <w:del w:id="440" w:author="Andrew Delamater" w:date="2025-06-20T16:57:00Z" w16du:dateUtc="2025-06-20T20:57:00Z">
        <w:r w:rsidR="00017EB7" w:rsidRPr="001630EB" w:rsidDel="00420E9B">
          <w:rPr>
            <w:rFonts w:ascii="Times New Roman" w:hAnsi="Times New Roman" w:cs="Times New Roman"/>
          </w:rPr>
          <w:delText>,</w:delText>
        </w:r>
      </w:del>
      <w:r w:rsidR="00017EB7" w:rsidRPr="001630EB">
        <w:rPr>
          <w:rFonts w:ascii="Times New Roman" w:hAnsi="Times New Roman" w:cs="Times New Roman"/>
        </w:rPr>
        <w:t xml:space="preserve"> </w:t>
      </w:r>
      <w:r w:rsidR="004E455F" w:rsidRPr="001630EB">
        <w:rPr>
          <w:rFonts w:ascii="Times New Roman" w:hAnsi="Times New Roman" w:cs="Times New Roman"/>
        </w:rPr>
        <w:t>6</w:t>
      </w:r>
      <w:r w:rsidR="00A91443" w:rsidRPr="001630EB">
        <w:rPr>
          <w:rFonts w:ascii="Times New Roman" w:hAnsi="Times New Roman" w:cs="Times New Roman"/>
        </w:rPr>
        <w:t xml:space="preserve"> (blocks)</w:t>
      </w:r>
      <w:r w:rsidR="004E455F" w:rsidRPr="001630EB">
        <w:rPr>
          <w:rFonts w:ascii="Times New Roman" w:hAnsi="Times New Roman" w:cs="Times New Roman"/>
        </w:rPr>
        <w:t xml:space="preserve"> * 8</w:t>
      </w:r>
      <w:r w:rsidR="00A91443" w:rsidRPr="001630EB">
        <w:rPr>
          <w:rFonts w:ascii="Times New Roman" w:hAnsi="Times New Roman" w:cs="Times New Roman"/>
        </w:rPr>
        <w:t xml:space="preserve"> (</w:t>
      </w:r>
      <w:r w:rsidR="009D6003" w:rsidRPr="001630EB">
        <w:rPr>
          <w:rFonts w:ascii="Times New Roman" w:hAnsi="Times New Roman" w:cs="Times New Roman"/>
        </w:rPr>
        <w:t>trials</w:t>
      </w:r>
      <w:ins w:id="441" w:author="Andrew Delamater" w:date="2025-06-20T16:57:00Z" w16du:dateUtc="2025-06-20T20:57:00Z">
        <w:r w:rsidR="00420E9B">
          <w:rPr>
            <w:rFonts w:ascii="Times New Roman" w:hAnsi="Times New Roman" w:cs="Times New Roman"/>
          </w:rPr>
          <w:t>/block</w:t>
        </w:r>
      </w:ins>
      <w:r w:rsidR="009D6003" w:rsidRPr="001630EB">
        <w:rPr>
          <w:rFonts w:ascii="Times New Roman" w:hAnsi="Times New Roman" w:cs="Times New Roman"/>
        </w:rPr>
        <w:t>) * 2 (</w:t>
      </w:r>
      <w:r w:rsidR="00017EB7" w:rsidRPr="001630EB">
        <w:rPr>
          <w:rFonts w:ascii="Times New Roman" w:hAnsi="Times New Roman" w:cs="Times New Roman"/>
        </w:rPr>
        <w:t>phase</w:t>
      </w:r>
      <w:ins w:id="442" w:author="Andrew Delamater" w:date="2025-06-20T16:57:00Z" w16du:dateUtc="2025-06-20T20:57:00Z">
        <w:r w:rsidR="00420E9B">
          <w:rPr>
            <w:rFonts w:ascii="Times New Roman" w:hAnsi="Times New Roman" w:cs="Times New Roman"/>
          </w:rPr>
          <w:t>s</w:t>
        </w:r>
      </w:ins>
      <w:r w:rsidR="009D6003" w:rsidRPr="001630EB">
        <w:rPr>
          <w:rFonts w:ascii="Times New Roman" w:hAnsi="Times New Roman" w:cs="Times New Roman"/>
        </w:rPr>
        <w:t xml:space="preserve">) = </w:t>
      </w:r>
      <w:r w:rsidR="00017EB7" w:rsidRPr="001630EB">
        <w:rPr>
          <w:rFonts w:ascii="Times New Roman" w:hAnsi="Times New Roman" w:cs="Times New Roman"/>
        </w:rPr>
        <w:t xml:space="preserve">96 trials for each </w:t>
      </w:r>
      <w:ins w:id="443" w:author="Andrew Delamater" w:date="2025-06-20T16:57:00Z" w16du:dateUtc="2025-06-20T20:57:00Z">
        <w:r w:rsidR="00420E9B">
          <w:rPr>
            <w:rFonts w:ascii="Times New Roman" w:hAnsi="Times New Roman" w:cs="Times New Roman"/>
          </w:rPr>
          <w:t xml:space="preserve">of the two </w:t>
        </w:r>
      </w:ins>
      <w:r w:rsidR="00017EB7" w:rsidRPr="001630EB">
        <w:rPr>
          <w:rFonts w:ascii="Times New Roman" w:hAnsi="Times New Roman" w:cs="Times New Roman"/>
        </w:rPr>
        <w:t>task</w:t>
      </w:r>
      <w:ins w:id="444" w:author="Andrew Delamater" w:date="2025-06-20T16:57:00Z" w16du:dateUtc="2025-06-20T20:57:00Z">
        <w:r w:rsidR="00420E9B">
          <w:rPr>
            <w:rFonts w:ascii="Times New Roman" w:hAnsi="Times New Roman" w:cs="Times New Roman"/>
          </w:rPr>
          <w:t>s</w:t>
        </w:r>
      </w:ins>
      <w:r w:rsidR="009D6003" w:rsidRPr="001630EB">
        <w:rPr>
          <w:rFonts w:ascii="Times New Roman" w:hAnsi="Times New Roman" w:cs="Times New Roman"/>
        </w:rPr>
        <w:t>.</w:t>
      </w:r>
    </w:p>
    <w:p w14:paraId="2C1FA486" w14:textId="49BADD6E" w:rsidR="00780BB8" w:rsidRPr="001630EB" w:rsidRDefault="007949D1" w:rsidP="00DE3B87">
      <w:pPr>
        <w:ind w:firstLine="720"/>
        <w:rPr>
          <w:rFonts w:ascii="Times New Roman" w:hAnsi="Times New Roman" w:cs="Times New Roman"/>
        </w:rPr>
      </w:pPr>
      <w:r w:rsidRPr="001630EB">
        <w:rPr>
          <w:rFonts w:ascii="Times New Roman" w:hAnsi="Times New Roman" w:cs="Times New Roman"/>
        </w:rPr>
        <w:t xml:space="preserve">Participants were </w:t>
      </w:r>
      <w:ins w:id="445" w:author="Andrew Delamater" w:date="2025-06-20T16:57:00Z" w16du:dateUtc="2025-06-20T20:57:00Z">
        <w:r w:rsidR="00420E9B">
          <w:rPr>
            <w:rFonts w:ascii="Times New Roman" w:hAnsi="Times New Roman" w:cs="Times New Roman"/>
          </w:rPr>
          <w:t xml:space="preserve">given a cover story indicating that fractal images </w:t>
        </w:r>
      </w:ins>
      <w:ins w:id="446" w:author="Andrew Delamater" w:date="2025-06-20T16:58:00Z" w16du:dateUtc="2025-06-20T20:58:00Z">
        <w:r w:rsidR="00420E9B">
          <w:rPr>
            <w:rFonts w:ascii="Times New Roman" w:hAnsi="Times New Roman" w:cs="Times New Roman"/>
          </w:rPr>
          <w:t xml:space="preserve">represented the molecular structure of different objects in the world and were </w:t>
        </w:r>
      </w:ins>
      <w:r w:rsidRPr="001630EB">
        <w:rPr>
          <w:rFonts w:ascii="Times New Roman" w:hAnsi="Times New Roman" w:cs="Times New Roman"/>
        </w:rPr>
        <w:t xml:space="preserve">asked to classify </w:t>
      </w:r>
      <w:ins w:id="447" w:author="Andrew Delamater" w:date="2025-06-20T16:58:00Z" w16du:dateUtc="2025-06-20T20:58:00Z">
        <w:r w:rsidR="00420E9B">
          <w:rPr>
            <w:rFonts w:ascii="Times New Roman" w:hAnsi="Times New Roman" w:cs="Times New Roman"/>
          </w:rPr>
          <w:t xml:space="preserve">the </w:t>
        </w:r>
      </w:ins>
      <w:r w:rsidR="00CE1C6B" w:rsidRPr="001630EB">
        <w:rPr>
          <w:rFonts w:ascii="Times New Roman" w:hAnsi="Times New Roman" w:cs="Times New Roman"/>
        </w:rPr>
        <w:t xml:space="preserve">four </w:t>
      </w:r>
      <w:r w:rsidR="00AB69A4" w:rsidRPr="001630EB">
        <w:rPr>
          <w:rFonts w:ascii="Times New Roman" w:hAnsi="Times New Roman" w:cs="Times New Roman"/>
        </w:rPr>
        <w:t>fractals into two categories</w:t>
      </w:r>
      <w:ins w:id="448" w:author="Andrew Delamater" w:date="2025-06-20T16:58:00Z" w16du:dateUtc="2025-06-20T20:58:00Z">
        <w:r w:rsidR="00420E9B">
          <w:rPr>
            <w:rFonts w:ascii="Times New Roman" w:hAnsi="Times New Roman" w:cs="Times New Roman"/>
          </w:rPr>
          <w:t xml:space="preserve"> – objects coming from the</w:t>
        </w:r>
      </w:ins>
      <w:r w:rsidR="00AB69A4" w:rsidRPr="001630EB">
        <w:rPr>
          <w:rFonts w:ascii="Times New Roman" w:hAnsi="Times New Roman" w:cs="Times New Roman"/>
        </w:rPr>
        <w:t xml:space="preserve"> “North</w:t>
      </w:r>
      <w:ins w:id="449" w:author="Andrew Delamater" w:date="2025-06-20T16:58:00Z" w16du:dateUtc="2025-06-20T20:58:00Z">
        <w:r w:rsidR="00420E9B">
          <w:rPr>
            <w:rFonts w:ascii="Times New Roman" w:hAnsi="Times New Roman" w:cs="Times New Roman"/>
          </w:rPr>
          <w:t>ern</w:t>
        </w:r>
      </w:ins>
      <w:r w:rsidR="00AB69A4" w:rsidRPr="001630EB">
        <w:rPr>
          <w:rFonts w:ascii="Times New Roman" w:hAnsi="Times New Roman" w:cs="Times New Roman"/>
        </w:rPr>
        <w:t xml:space="preserve"> Hemisphere”</w:t>
      </w:r>
      <w:r w:rsidR="007643DF" w:rsidRPr="001630EB">
        <w:rPr>
          <w:rFonts w:ascii="Times New Roman" w:hAnsi="Times New Roman" w:cs="Times New Roman"/>
        </w:rPr>
        <w:t xml:space="preserve"> (N)</w:t>
      </w:r>
      <w:r w:rsidR="00AB69A4" w:rsidRPr="001630EB">
        <w:rPr>
          <w:rFonts w:ascii="Times New Roman" w:hAnsi="Times New Roman" w:cs="Times New Roman"/>
        </w:rPr>
        <w:t xml:space="preserve"> </w:t>
      </w:r>
      <w:ins w:id="450" w:author="Andrew Delamater" w:date="2025-06-20T16:58:00Z" w16du:dateUtc="2025-06-20T20:58:00Z">
        <w:r w:rsidR="00420E9B">
          <w:rPr>
            <w:rFonts w:ascii="Times New Roman" w:hAnsi="Times New Roman" w:cs="Times New Roman"/>
          </w:rPr>
          <w:t>or</w:t>
        </w:r>
      </w:ins>
      <w:del w:id="451" w:author="Andrew Delamater" w:date="2025-06-20T16:58:00Z" w16du:dateUtc="2025-06-20T20:58:00Z">
        <w:r w:rsidR="00AB69A4" w:rsidRPr="001630EB" w:rsidDel="00420E9B">
          <w:rPr>
            <w:rFonts w:ascii="Times New Roman" w:hAnsi="Times New Roman" w:cs="Times New Roman"/>
          </w:rPr>
          <w:delText>and</w:delText>
        </w:r>
      </w:del>
      <w:r w:rsidR="00AB69A4" w:rsidRPr="001630EB">
        <w:rPr>
          <w:rFonts w:ascii="Times New Roman" w:hAnsi="Times New Roman" w:cs="Times New Roman"/>
        </w:rPr>
        <w:t xml:space="preserve"> “South</w:t>
      </w:r>
      <w:ins w:id="452" w:author="Andrew Delamater" w:date="2025-06-20T16:58:00Z" w16du:dateUtc="2025-06-20T20:58:00Z">
        <w:r w:rsidR="00420E9B">
          <w:rPr>
            <w:rFonts w:ascii="Times New Roman" w:hAnsi="Times New Roman" w:cs="Times New Roman"/>
          </w:rPr>
          <w:t>ern</w:t>
        </w:r>
      </w:ins>
      <w:r w:rsidR="00AB69A4" w:rsidRPr="001630EB">
        <w:rPr>
          <w:rFonts w:ascii="Times New Roman" w:hAnsi="Times New Roman" w:cs="Times New Roman"/>
        </w:rPr>
        <w:t xml:space="preserve"> Hemisphere”</w:t>
      </w:r>
      <w:r w:rsidR="00CE1C6B" w:rsidRPr="001630EB">
        <w:rPr>
          <w:rFonts w:ascii="Times New Roman" w:hAnsi="Times New Roman" w:cs="Times New Roman"/>
        </w:rPr>
        <w:t xml:space="preserve"> (</w:t>
      </w:r>
      <w:r w:rsidR="007643DF" w:rsidRPr="001630EB">
        <w:rPr>
          <w:rFonts w:ascii="Times New Roman" w:hAnsi="Times New Roman" w:cs="Times New Roman"/>
        </w:rPr>
        <w:t xml:space="preserve">S; </w:t>
      </w:r>
      <w:r w:rsidR="00CE1C6B" w:rsidRPr="001630EB">
        <w:rPr>
          <w:rFonts w:ascii="Times New Roman" w:hAnsi="Times New Roman" w:cs="Times New Roman"/>
        </w:rPr>
        <w:t xml:space="preserve">see </w:t>
      </w:r>
      <w:r w:rsidR="00D06AE7">
        <w:rPr>
          <w:rFonts w:ascii="Times New Roman" w:hAnsi="Times New Roman" w:cs="Times New Roman"/>
        </w:rPr>
        <w:t xml:space="preserve">instructions </w:t>
      </w:r>
      <w:r w:rsidR="00CE1C6B" w:rsidRPr="001630EB">
        <w:rPr>
          <w:rFonts w:ascii="Times New Roman" w:hAnsi="Times New Roman" w:cs="Times New Roman"/>
        </w:rPr>
        <w:t xml:space="preserve">in </w:t>
      </w:r>
      <w:r w:rsidR="005029C6" w:rsidRPr="001630EB">
        <w:rPr>
          <w:rFonts w:ascii="Times New Roman" w:hAnsi="Times New Roman" w:cs="Times New Roman"/>
        </w:rPr>
        <w:t xml:space="preserve">the </w:t>
      </w:r>
      <w:r w:rsidR="00CE1C6B" w:rsidRPr="00127191">
        <w:rPr>
          <w:rFonts w:ascii="Times New Roman" w:hAnsi="Times New Roman" w:cs="Times New Roman"/>
          <w:b/>
          <w:bCs/>
        </w:rPr>
        <w:t>Appendix</w:t>
      </w:r>
      <w:r w:rsidR="00CE1C6B" w:rsidRPr="001630EB">
        <w:rPr>
          <w:rFonts w:ascii="Times New Roman" w:hAnsi="Times New Roman" w:cs="Times New Roman"/>
        </w:rPr>
        <w:t>)</w:t>
      </w:r>
      <w:r w:rsidR="00AB69A4" w:rsidRPr="001630EB">
        <w:rPr>
          <w:rFonts w:ascii="Times New Roman" w:hAnsi="Times New Roman" w:cs="Times New Roman"/>
        </w:rPr>
        <w:t xml:space="preserve">. </w:t>
      </w:r>
      <w:r w:rsidR="007E4EC0" w:rsidRPr="001630EB">
        <w:rPr>
          <w:rFonts w:ascii="Times New Roman" w:hAnsi="Times New Roman" w:cs="Times New Roman"/>
        </w:rPr>
        <w:t>In e</w:t>
      </w:r>
      <w:r w:rsidR="005029C6" w:rsidRPr="001630EB">
        <w:rPr>
          <w:rFonts w:ascii="Times New Roman" w:hAnsi="Times New Roman" w:cs="Times New Roman"/>
        </w:rPr>
        <w:t>very trial, p</w:t>
      </w:r>
      <w:r w:rsidR="007643DF" w:rsidRPr="001630EB">
        <w:rPr>
          <w:rFonts w:ascii="Times New Roman" w:hAnsi="Times New Roman" w:cs="Times New Roman"/>
        </w:rPr>
        <w:t>articipants saw one fractal exemplar and select</w:t>
      </w:r>
      <w:r w:rsidR="005029C6" w:rsidRPr="001630EB">
        <w:rPr>
          <w:rFonts w:ascii="Times New Roman" w:hAnsi="Times New Roman" w:cs="Times New Roman"/>
        </w:rPr>
        <w:t>ed</w:t>
      </w:r>
      <w:r w:rsidR="007643DF" w:rsidRPr="001630EB">
        <w:rPr>
          <w:rFonts w:ascii="Times New Roman" w:hAnsi="Times New Roman" w:cs="Times New Roman"/>
        </w:rPr>
        <w:t xml:space="preserve"> which category </w:t>
      </w:r>
      <w:r w:rsidR="005029C6" w:rsidRPr="001630EB">
        <w:rPr>
          <w:rFonts w:ascii="Times New Roman" w:hAnsi="Times New Roman" w:cs="Times New Roman"/>
        </w:rPr>
        <w:t xml:space="preserve">it </w:t>
      </w:r>
      <w:r w:rsidR="007643DF" w:rsidRPr="001630EB">
        <w:rPr>
          <w:rFonts w:ascii="Times New Roman" w:hAnsi="Times New Roman" w:cs="Times New Roman"/>
        </w:rPr>
        <w:t>belong</w:t>
      </w:r>
      <w:r w:rsidR="005029C6" w:rsidRPr="001630EB">
        <w:rPr>
          <w:rFonts w:ascii="Times New Roman" w:hAnsi="Times New Roman" w:cs="Times New Roman"/>
        </w:rPr>
        <w:t>ed</w:t>
      </w:r>
      <w:r w:rsidR="007643DF" w:rsidRPr="001630EB">
        <w:rPr>
          <w:rFonts w:ascii="Times New Roman" w:hAnsi="Times New Roman" w:cs="Times New Roman"/>
        </w:rPr>
        <w:t xml:space="preserve"> by pressing the left </w:t>
      </w:r>
      <w:r w:rsidR="004751C4" w:rsidRPr="001630EB">
        <w:rPr>
          <w:rFonts w:ascii="Times New Roman" w:hAnsi="Times New Roman" w:cs="Times New Roman"/>
        </w:rPr>
        <w:t xml:space="preserve">or the right </w:t>
      </w:r>
      <w:ins w:id="453" w:author="Andrew Delamater" w:date="2025-06-20T16:59:00Z" w16du:dateUtc="2025-06-20T20:59:00Z">
        <w:r w:rsidR="00420E9B">
          <w:rPr>
            <w:rFonts w:ascii="Times New Roman" w:hAnsi="Times New Roman" w:cs="Times New Roman"/>
          </w:rPr>
          <w:t xml:space="preserve">arrow </w:t>
        </w:r>
      </w:ins>
      <w:r w:rsidR="004751C4" w:rsidRPr="001630EB">
        <w:rPr>
          <w:rFonts w:ascii="Times New Roman" w:hAnsi="Times New Roman" w:cs="Times New Roman"/>
        </w:rPr>
        <w:t>key</w:t>
      </w:r>
      <w:r w:rsidR="008821F6" w:rsidRPr="001630EB">
        <w:rPr>
          <w:rFonts w:ascii="Times New Roman" w:hAnsi="Times New Roman" w:cs="Times New Roman"/>
        </w:rPr>
        <w:t>s</w:t>
      </w:r>
      <w:r w:rsidR="00017EB7" w:rsidRPr="001630EB">
        <w:rPr>
          <w:rFonts w:ascii="Times New Roman" w:hAnsi="Times New Roman" w:cs="Times New Roman"/>
        </w:rPr>
        <w:t xml:space="preserve"> (</w:t>
      </w:r>
      <w:r w:rsidR="00017EB7" w:rsidRPr="001630EB">
        <w:rPr>
          <w:rFonts w:ascii="Times New Roman" w:hAnsi="Times New Roman" w:cs="Times New Roman"/>
          <w:b/>
          <w:bCs/>
        </w:rPr>
        <w:t xml:space="preserve">Figure </w:t>
      </w:r>
      <w:r w:rsidR="00FC534C">
        <w:rPr>
          <w:rFonts w:ascii="Times New Roman" w:hAnsi="Times New Roman" w:cs="Times New Roman"/>
          <w:b/>
          <w:bCs/>
        </w:rPr>
        <w:t>3</w:t>
      </w:r>
      <w:r w:rsidR="00017EB7" w:rsidRPr="001630EB">
        <w:rPr>
          <w:rFonts w:ascii="Times New Roman" w:hAnsi="Times New Roman" w:cs="Times New Roman"/>
          <w:b/>
          <w:bCs/>
        </w:rPr>
        <w:t>A</w:t>
      </w:r>
      <w:r w:rsidR="00017EB7" w:rsidRPr="001630EB">
        <w:rPr>
          <w:rFonts w:ascii="Times New Roman" w:hAnsi="Times New Roman" w:cs="Times New Roman"/>
        </w:rPr>
        <w:t>)</w:t>
      </w:r>
      <w:r w:rsidR="004751C4" w:rsidRPr="001630EB">
        <w:rPr>
          <w:rFonts w:ascii="Times New Roman" w:hAnsi="Times New Roman" w:cs="Times New Roman"/>
        </w:rPr>
        <w:t xml:space="preserve">. Left was </w:t>
      </w:r>
      <w:r w:rsidR="008821F6" w:rsidRPr="001630EB">
        <w:rPr>
          <w:rFonts w:ascii="Times New Roman" w:hAnsi="Times New Roman" w:cs="Times New Roman"/>
        </w:rPr>
        <w:t xml:space="preserve">linked </w:t>
      </w:r>
      <w:r w:rsidR="004751C4" w:rsidRPr="001630EB">
        <w:rPr>
          <w:rFonts w:ascii="Times New Roman" w:hAnsi="Times New Roman" w:cs="Times New Roman"/>
        </w:rPr>
        <w:t>with the N (</w:t>
      </w:r>
      <w:r w:rsidR="008821F6" w:rsidRPr="001630EB">
        <w:rPr>
          <w:rFonts w:ascii="Times New Roman" w:hAnsi="Times New Roman" w:cs="Times New Roman"/>
          <w:i/>
          <w:iCs/>
        </w:rPr>
        <w:t>i.e.</w:t>
      </w:r>
      <w:r w:rsidR="008821F6" w:rsidRPr="001630EB">
        <w:rPr>
          <w:rFonts w:ascii="Times New Roman" w:hAnsi="Times New Roman" w:cs="Times New Roman"/>
        </w:rPr>
        <w:t xml:space="preserve">, </w:t>
      </w:r>
      <w:r w:rsidR="004751C4" w:rsidRPr="001630EB">
        <w:rPr>
          <w:rFonts w:ascii="Times New Roman" w:eastAsia="Times New Roman" w:hAnsi="Times New Roman" w:cs="Times New Roman"/>
          <w:color w:val="000000"/>
          <w:lang w:eastAsia="en-GB"/>
          <w14:ligatures w14:val="none"/>
        </w:rPr>
        <w:t>N←</w:t>
      </w:r>
      <w:r w:rsidR="008821F6" w:rsidRPr="001630EB">
        <w:rPr>
          <w:rFonts w:ascii="Times New Roman" w:eastAsia="Times New Roman" w:hAnsi="Times New Roman" w:cs="Times New Roman"/>
          <w:color w:val="000000"/>
          <w:lang w:eastAsia="en-GB"/>
          <w14:ligatures w14:val="none"/>
        </w:rPr>
        <w:t xml:space="preserve">; see </w:t>
      </w:r>
      <w:r w:rsidR="008821F6" w:rsidRPr="001630EB">
        <w:rPr>
          <w:rFonts w:ascii="Times New Roman" w:eastAsia="Times New Roman" w:hAnsi="Times New Roman" w:cs="Times New Roman"/>
          <w:b/>
          <w:bCs/>
          <w:color w:val="000000"/>
          <w:lang w:eastAsia="en-GB"/>
          <w14:ligatures w14:val="none"/>
        </w:rPr>
        <w:t>Table 1</w:t>
      </w:r>
      <w:r w:rsidR="004751C4" w:rsidRPr="001630EB">
        <w:rPr>
          <w:rFonts w:ascii="Times New Roman" w:hAnsi="Times New Roman" w:cs="Times New Roman"/>
        </w:rPr>
        <w:t>) and right with S (</w:t>
      </w:r>
      <w:r w:rsidR="008821F6" w:rsidRPr="001630EB">
        <w:rPr>
          <w:rFonts w:ascii="Times New Roman" w:hAnsi="Times New Roman" w:cs="Times New Roman"/>
          <w:i/>
          <w:iCs/>
        </w:rPr>
        <w:t>i.e.</w:t>
      </w:r>
      <w:r w:rsidR="008821F6" w:rsidRPr="001630EB">
        <w:rPr>
          <w:rFonts w:ascii="Times New Roman" w:hAnsi="Times New Roman" w:cs="Times New Roman"/>
        </w:rPr>
        <w:t xml:space="preserve">, </w:t>
      </w:r>
      <w:r w:rsidR="004751C4" w:rsidRPr="001630EB">
        <w:rPr>
          <w:rFonts w:ascii="Times New Roman" w:eastAsia="Times New Roman" w:hAnsi="Times New Roman" w:cs="Times New Roman"/>
          <w:color w:val="000000"/>
          <w:lang w:eastAsia="en-GB"/>
          <w14:ligatures w14:val="none"/>
        </w:rPr>
        <w:t>→</w:t>
      </w:r>
      <w:r w:rsidR="004751C4" w:rsidRPr="001630EB">
        <w:rPr>
          <w:rFonts w:ascii="Times New Roman" w:hAnsi="Times New Roman" w:cs="Times New Roman"/>
        </w:rPr>
        <w:t>S).</w:t>
      </w:r>
      <w:r w:rsidR="007B41B2" w:rsidRPr="001630EB">
        <w:rPr>
          <w:rFonts w:ascii="Times New Roman" w:hAnsi="Times New Roman" w:cs="Times New Roman"/>
        </w:rPr>
        <w:t xml:space="preserve"> </w:t>
      </w:r>
      <w:r w:rsidR="000A2DF4" w:rsidRPr="001630EB">
        <w:rPr>
          <w:rFonts w:ascii="Times New Roman" w:hAnsi="Times New Roman" w:cs="Times New Roman"/>
        </w:rPr>
        <w:t xml:space="preserve">Between trials there was an Inter-Trial Interval (ITI) with a white fixation cross </w:t>
      </w:r>
      <w:proofErr w:type="spellStart"/>
      <w:ins w:id="454" w:author="Andrew Delamater" w:date="2025-06-20T16:59:00Z" w16du:dateUtc="2025-06-20T20:59:00Z">
        <w:r w:rsidR="00420E9B">
          <w:rPr>
            <w:rFonts w:ascii="Times New Roman" w:hAnsi="Times New Roman" w:cs="Times New Roman"/>
          </w:rPr>
          <w:t>centered</w:t>
        </w:r>
        <w:proofErr w:type="spellEnd"/>
        <w:r w:rsidR="00420E9B">
          <w:rPr>
            <w:rFonts w:ascii="Times New Roman" w:hAnsi="Times New Roman" w:cs="Times New Roman"/>
          </w:rPr>
          <w:t xml:space="preserve"> on a</w:t>
        </w:r>
      </w:ins>
      <w:del w:id="455" w:author="Andrew Delamater" w:date="2025-06-20T16:59:00Z" w16du:dateUtc="2025-06-20T20:59:00Z">
        <w:r w:rsidR="000A2DF4" w:rsidRPr="001630EB" w:rsidDel="00420E9B">
          <w:rPr>
            <w:rFonts w:ascii="Times New Roman" w:hAnsi="Times New Roman" w:cs="Times New Roman"/>
          </w:rPr>
          <w:delText>and</w:delText>
        </w:r>
      </w:del>
      <w:r w:rsidR="000A2DF4" w:rsidRPr="001630EB">
        <w:rPr>
          <w:rFonts w:ascii="Times New Roman" w:hAnsi="Times New Roman" w:cs="Times New Roman"/>
        </w:rPr>
        <w:t xml:space="preserve"> grey background. The ITI was a random variable distributed uniformly between .5 and 1.5 seconds rounded to the first decimal place. </w:t>
      </w:r>
      <w:r w:rsidR="00CC4F82" w:rsidRPr="001630EB">
        <w:rPr>
          <w:rFonts w:ascii="Times New Roman" w:hAnsi="Times New Roman" w:cs="Times New Roman"/>
        </w:rPr>
        <w:t xml:space="preserve">The exact instructions are provided in the </w:t>
      </w:r>
      <w:r w:rsidR="00CC4F82" w:rsidRPr="00D06AE7">
        <w:rPr>
          <w:rFonts w:ascii="Times New Roman" w:hAnsi="Times New Roman" w:cs="Times New Roman"/>
          <w:b/>
          <w:bCs/>
        </w:rPr>
        <w:t>Appendix</w:t>
      </w:r>
      <w:r w:rsidR="00CC4F82" w:rsidRPr="001630EB">
        <w:rPr>
          <w:rFonts w:ascii="Times New Roman" w:hAnsi="Times New Roman" w:cs="Times New Roman"/>
        </w:rPr>
        <w:t>.</w:t>
      </w:r>
      <w:ins w:id="456" w:author="Andrew Delamater" w:date="2025-06-20T17:03:00Z" w16du:dateUtc="2025-06-20T21:03:00Z">
        <w:r w:rsidR="00C31337">
          <w:rPr>
            <w:rFonts w:ascii="Times New Roman" w:hAnsi="Times New Roman" w:cs="Times New Roman"/>
          </w:rPr>
          <w:t xml:space="preserve"> When a participant completed one task they were given the option of starting the</w:t>
        </w:r>
      </w:ins>
      <w:ins w:id="457" w:author="Andrew Delamater" w:date="2025-06-20T17:04:00Z" w16du:dateUtc="2025-06-20T21:04:00Z">
        <w:r w:rsidR="00C31337">
          <w:rPr>
            <w:rFonts w:ascii="Times New Roman" w:hAnsi="Times New Roman" w:cs="Times New Roman"/>
          </w:rPr>
          <w:t xml:space="preserve"> second task after a short break.</w:t>
        </w:r>
      </w:ins>
    </w:p>
    <w:p w14:paraId="71927DDF" w14:textId="77777777" w:rsidR="00780BB8" w:rsidRPr="001630EB" w:rsidRDefault="00780BB8" w:rsidP="00780BB8">
      <w:pPr>
        <w:rPr>
          <w:rFonts w:ascii="Times New Roman" w:hAnsi="Times New Roman" w:cs="Times New Roman"/>
        </w:rPr>
      </w:pPr>
    </w:p>
    <w:p w14:paraId="64F995F8" w14:textId="55FB2CCD" w:rsidR="00780BB8" w:rsidRPr="001630EB" w:rsidRDefault="00780BB8">
      <w:pPr>
        <w:rPr>
          <w:rFonts w:ascii="Times New Roman" w:hAnsi="Times New Roman" w:cs="Times New Roman"/>
        </w:rPr>
      </w:pPr>
      <w:r w:rsidRPr="001630EB">
        <w:rPr>
          <w:rFonts w:ascii="Times New Roman" w:hAnsi="Times New Roman" w:cs="Times New Roman"/>
        </w:rPr>
        <w:br w:type="page"/>
      </w:r>
    </w:p>
    <w:p w14:paraId="7FB82B02" w14:textId="54F76419" w:rsidR="00354284" w:rsidRPr="001630EB" w:rsidRDefault="00354284" w:rsidP="00354284">
      <w:pPr>
        <w:pStyle w:val="Heading3"/>
        <w:rPr>
          <w:rFonts w:ascii="Times New Roman" w:hAnsi="Times New Roman" w:cs="Times New Roman"/>
        </w:rPr>
      </w:pPr>
      <w:r w:rsidRPr="001630EB">
        <w:rPr>
          <w:rFonts w:ascii="Times New Roman" w:hAnsi="Times New Roman" w:cs="Times New Roman"/>
        </w:rPr>
        <w:lastRenderedPageBreak/>
        <w:t>Software and Open Science</w:t>
      </w:r>
    </w:p>
    <w:p w14:paraId="2CCEA64F" w14:textId="7A2BB60D" w:rsidR="009347B7" w:rsidRPr="001630EB" w:rsidRDefault="009347B7" w:rsidP="007A5F87">
      <w:pPr>
        <w:ind w:firstLine="720"/>
        <w:rPr>
          <w:rFonts w:ascii="Times New Roman" w:hAnsi="Times New Roman" w:cs="Times New Roman"/>
          <w:color w:val="000000"/>
        </w:rPr>
      </w:pPr>
      <w:r w:rsidRPr="001630EB">
        <w:rPr>
          <w:rFonts w:ascii="Times New Roman" w:hAnsi="Times New Roman" w:cs="Times New Roman"/>
        </w:rPr>
        <w:t xml:space="preserve">The task was programmed in </w:t>
      </w:r>
      <w:proofErr w:type="spellStart"/>
      <w:r w:rsidRPr="001630EB">
        <w:rPr>
          <w:rFonts w:ascii="Times New Roman" w:hAnsi="Times New Roman" w:cs="Times New Roman"/>
        </w:rPr>
        <w:t>PsychoPy</w:t>
      </w:r>
      <w:proofErr w:type="spellEnd"/>
      <w:r w:rsidR="00096C50" w:rsidRPr="001630EB">
        <w:rPr>
          <w:rFonts w:ascii="Times New Roman" w:hAnsi="Times New Roman" w:cs="Times New Roman"/>
        </w:rPr>
        <w:t>®</w:t>
      </w:r>
      <w:r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Content>
          <w:r w:rsidR="00A015C8" w:rsidRPr="00A015C8">
            <w:rPr>
              <w:rFonts w:ascii="Times New Roman" w:hAnsi="Times New Roman" w:cs="Times New Roman"/>
              <w:color w:val="000000"/>
            </w:rPr>
            <w:t>(Peirce et al., 2019)</w:t>
          </w:r>
        </w:sdtContent>
      </w:sdt>
      <w:r w:rsidR="003743DE" w:rsidRPr="001630EB">
        <w:rPr>
          <w:rFonts w:ascii="Times New Roman" w:hAnsi="Times New Roman" w:cs="Times New Roman"/>
          <w:color w:val="000000"/>
        </w:rPr>
        <w:t xml:space="preserve"> and the experiment was run </w:t>
      </w:r>
      <w:r w:rsidR="00345317" w:rsidRPr="001630EB">
        <w:rPr>
          <w:rFonts w:ascii="Times New Roman" w:hAnsi="Times New Roman" w:cs="Times New Roman"/>
          <w:color w:val="000000"/>
        </w:rPr>
        <w:t>online via</w:t>
      </w:r>
      <w:r w:rsidR="00DF5DA4" w:rsidRPr="001630EB">
        <w:rPr>
          <w:rFonts w:ascii="Times New Roman" w:hAnsi="Times New Roman" w:cs="Times New Roman"/>
          <w:color w:val="000000"/>
        </w:rPr>
        <w:t xml:space="preserve"> </w:t>
      </w:r>
      <w:proofErr w:type="spellStart"/>
      <w:r w:rsidR="003743DE" w:rsidRPr="001630EB">
        <w:rPr>
          <w:rFonts w:ascii="Times New Roman" w:hAnsi="Times New Roman" w:cs="Times New Roman"/>
          <w:color w:val="000000"/>
        </w:rPr>
        <w:t>Pavlovia</w:t>
      </w:r>
      <w:proofErr w:type="spellEnd"/>
      <w:r w:rsidR="00096C50" w:rsidRPr="001630EB">
        <w:rPr>
          <w:rFonts w:ascii="Times New Roman" w:hAnsi="Times New Roman" w:cs="Times New Roman"/>
          <w:color w:val="000000"/>
        </w:rPr>
        <w:t xml:space="preserve"> </w:t>
      </w:r>
      <w:del w:id="458" w:author="Andrew Delamater" w:date="2025-06-20T17:01:00Z" w16du:dateUtc="2025-06-20T21:01:00Z">
        <w:r w:rsidR="00C6159E" w:rsidRPr="001630EB" w:rsidDel="00420E9B">
          <w:rPr>
            <w:rFonts w:ascii="Times New Roman" w:hAnsi="Times New Roman" w:cs="Times New Roman"/>
            <w:color w:val="000000"/>
          </w:rPr>
          <w:delText>in Amazon Mechanical Turk</w:delText>
        </w:r>
      </w:del>
      <w:ins w:id="459" w:author="Andrew Delamater" w:date="2025-06-20T17:01:00Z" w16du:dateUtc="2025-06-20T21:01:00Z">
        <w:r w:rsidR="00420E9B">
          <w:rPr>
            <w:rFonts w:ascii="Times New Roman" w:hAnsi="Times New Roman" w:cs="Times New Roman"/>
            <w:color w:val="000000"/>
          </w:rPr>
          <w:t>through Prolific</w:t>
        </w:r>
      </w:ins>
      <w:del w:id="460" w:author="Andrew Delamater" w:date="2025-06-20T17:01:00Z" w16du:dateUtc="2025-06-20T21:01:00Z">
        <w:r w:rsidR="00C6159E" w:rsidRPr="001630EB" w:rsidDel="00420E9B">
          <w:rPr>
            <w:rFonts w:ascii="Times New Roman" w:hAnsi="Times New Roman" w:cs="Times New Roman"/>
            <w:color w:val="000000"/>
          </w:rPr>
          <w:delText>®</w:delText>
        </w:r>
      </w:del>
      <w:r w:rsidR="00C6159E" w:rsidRPr="001630EB">
        <w:rPr>
          <w:rFonts w:ascii="Times New Roman" w:hAnsi="Times New Roman" w:cs="Times New Roman"/>
          <w:color w:val="000000"/>
        </w:rPr>
        <w:t xml:space="preserve">. </w:t>
      </w:r>
      <w:r w:rsidR="007A5F87" w:rsidRPr="001630EB">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Content>
          <w:r w:rsidR="00A015C8" w:rsidRPr="00A015C8">
            <w:rPr>
              <w:rFonts w:ascii="Times New Roman" w:hAnsi="Times New Roman" w:cs="Times New Roman"/>
              <w:color w:val="000000"/>
            </w:rPr>
            <w:t>(R Core Team, 2021)</w:t>
          </w:r>
        </w:sdtContent>
      </w:sdt>
      <w:r w:rsidR="007A5F87" w:rsidRPr="001630EB">
        <w:rPr>
          <w:rFonts w:ascii="Times New Roman" w:hAnsi="Times New Roman" w:cs="Times New Roman"/>
          <w:color w:val="000000"/>
        </w:rPr>
        <w:t xml:space="preserve">. </w:t>
      </w:r>
      <w:r w:rsidR="00C6159E" w:rsidRPr="001630EB">
        <w:rPr>
          <w:rFonts w:ascii="Times New Roman" w:hAnsi="Times New Roman" w:cs="Times New Roman"/>
          <w:color w:val="000000"/>
        </w:rPr>
        <w:t xml:space="preserve">The </w:t>
      </w:r>
      <w:proofErr w:type="spellStart"/>
      <w:r w:rsidR="00C6159E" w:rsidRPr="001630EB">
        <w:rPr>
          <w:rFonts w:ascii="Times New Roman" w:hAnsi="Times New Roman" w:cs="Times New Roman"/>
          <w:color w:val="000000"/>
        </w:rPr>
        <w:t>PsychoPy</w:t>
      </w:r>
      <w:proofErr w:type="spellEnd"/>
      <w:r w:rsidR="00C6159E" w:rsidRPr="001630EB">
        <w:rPr>
          <w:rFonts w:ascii="Times New Roman" w:hAnsi="Times New Roman" w:cs="Times New Roman"/>
          <w:color w:val="000000"/>
        </w:rPr>
        <w:t xml:space="preserve"> code and R scripts</w:t>
      </w:r>
      <w:r w:rsidR="00354284" w:rsidRPr="001630EB">
        <w:rPr>
          <w:rFonts w:ascii="Times New Roman" w:hAnsi="Times New Roman" w:cs="Times New Roman"/>
          <w:color w:val="000000"/>
        </w:rPr>
        <w:t xml:space="preserve"> are </w:t>
      </w:r>
      <w:r w:rsidRPr="001630EB">
        <w:rPr>
          <w:rFonts w:ascii="Times New Roman" w:hAnsi="Times New Roman" w:cs="Times New Roman"/>
        </w:rPr>
        <w:t xml:space="preserve">available in GitHub, along with the analysis scripts and previous drafts of the paper: </w:t>
      </w:r>
      <w:hyperlink r:id="rId22" w:history="1">
        <w:r w:rsidRPr="001630EB">
          <w:rPr>
            <w:rStyle w:val="Hyperlink"/>
            <w:rFonts w:ascii="Times New Roman" w:hAnsi="Times New Roman" w:cs="Times New Roman"/>
          </w:rPr>
          <w:t>https://github.com/santiagocdo/categoricalReversalLerning</w:t>
        </w:r>
      </w:hyperlink>
    </w:p>
    <w:p w14:paraId="2E2B8FA0" w14:textId="790FD853" w:rsidR="00145E7E" w:rsidRPr="00C31337" w:rsidRDefault="007A5F87">
      <w:pPr>
        <w:ind w:firstLine="720"/>
        <w:rPr>
          <w:rFonts w:ascii="Times New Roman" w:hAnsi="Times New Roman" w:cs="Times New Roman"/>
        </w:rPr>
        <w:pPrChange w:id="461" w:author="Andrew Delamater" w:date="2025-06-20T17:06:00Z" w16du:dateUtc="2025-06-20T21:06:00Z">
          <w:pPr/>
        </w:pPrChange>
      </w:pPr>
      <w:r w:rsidRPr="001630EB">
        <w:rPr>
          <w:rFonts w:ascii="Times New Roman" w:hAnsi="Times New Roman" w:cs="Times New Roman"/>
        </w:rPr>
        <w:t>All the fractal</w:t>
      </w:r>
      <w:ins w:id="462" w:author="Andrew Delamater" w:date="2025-06-20T17:04:00Z" w16du:dateUtc="2025-06-20T21:04:00Z">
        <w:r w:rsidR="00C31337">
          <w:rPr>
            <w:rFonts w:ascii="Times New Roman" w:hAnsi="Times New Roman" w:cs="Times New Roman"/>
          </w:rPr>
          <w:t xml:space="preserve"> image</w:t>
        </w:r>
      </w:ins>
      <w:r w:rsidRPr="001630EB">
        <w:rPr>
          <w:rFonts w:ascii="Times New Roman" w:hAnsi="Times New Roman" w:cs="Times New Roman"/>
        </w:rPr>
        <w:t xml:space="preserve">s used as stimuli in </w:t>
      </w:r>
      <w:r w:rsidR="003461CF" w:rsidRPr="001630EB">
        <w:rPr>
          <w:rFonts w:ascii="Times New Roman" w:hAnsi="Times New Roman" w:cs="Times New Roman"/>
        </w:rPr>
        <w:t>these experiments</w:t>
      </w:r>
      <w:r w:rsidRPr="001630EB">
        <w:rPr>
          <w:rFonts w:ascii="Times New Roman" w:hAnsi="Times New Roman" w:cs="Times New Roman"/>
        </w:rPr>
        <w:t xml:space="preserve"> were </w:t>
      </w:r>
      <w:r w:rsidR="009F7DF6" w:rsidRPr="001630EB">
        <w:rPr>
          <w:rFonts w:ascii="Times New Roman" w:hAnsi="Times New Roman" w:cs="Times New Roman"/>
        </w:rPr>
        <w:t>kindly provided by</w:t>
      </w:r>
      <w:ins w:id="463" w:author="Andrew Delamater" w:date="2025-06-20T17:03:00Z" w16du:dateUtc="2025-06-20T21:03:00Z">
        <w:r w:rsidR="00420E9B">
          <w:rPr>
            <w:rFonts w:ascii="Times New Roman" w:hAnsi="Times New Roman" w:cs="Times New Roman"/>
          </w:rPr>
          <w:t xml:space="preserve"> the artist</w:t>
        </w:r>
      </w:ins>
      <w:ins w:id="464" w:author="Andrew Delamater" w:date="2025-06-20T17:02:00Z" w16du:dateUtc="2025-06-20T21:02:00Z">
        <w:r w:rsidR="00420E9B">
          <w:rPr>
            <w:rFonts w:ascii="Times New Roman" w:hAnsi="Times New Roman" w:cs="Times New Roman"/>
          </w:rPr>
          <w:t xml:space="preserve"> Cory </w:t>
        </w:r>
        <w:proofErr w:type="spellStart"/>
        <w:r w:rsidR="00420E9B">
          <w:rPr>
            <w:rFonts w:ascii="Times New Roman" w:hAnsi="Times New Roman" w:cs="Times New Roman"/>
          </w:rPr>
          <w:t>Ench</w:t>
        </w:r>
      </w:ins>
      <w:proofErr w:type="spellEnd"/>
      <w:del w:id="465" w:author="Andrew Delamater" w:date="2025-06-20T17:04:00Z" w16du:dateUtc="2025-06-20T21:04:00Z">
        <w:r w:rsidR="009F7DF6" w:rsidRPr="001630EB" w:rsidDel="00C31337">
          <w:rPr>
            <w:rFonts w:ascii="Times New Roman" w:hAnsi="Times New Roman" w:cs="Times New Roman"/>
          </w:rPr>
          <w:delText>:</w:delText>
        </w:r>
      </w:del>
      <w:r w:rsidR="009F7DF6" w:rsidRPr="001630EB">
        <w:rPr>
          <w:rFonts w:ascii="Times New Roman" w:hAnsi="Times New Roman" w:cs="Times New Roman"/>
        </w:rPr>
        <w:t xml:space="preserve"> </w:t>
      </w:r>
      <w:ins w:id="466" w:author="Andrew Delamater" w:date="2025-06-20T17:04:00Z" w16du:dateUtc="2025-06-20T21:04:00Z">
        <w:r w:rsidR="00C31337">
          <w:rPr>
            <w:rFonts w:ascii="Times New Roman" w:hAnsi="Times New Roman" w:cs="Times New Roman"/>
          </w:rPr>
          <w:t>(</w:t>
        </w:r>
        <w:r w:rsidR="00C31337">
          <w:rPr>
            <w:rFonts w:ascii="Times New Roman" w:hAnsi="Times New Roman" w:cs="Times New Roman"/>
          </w:rPr>
          <w:fldChar w:fldCharType="begin"/>
        </w:r>
        <w:r w:rsidR="00C31337">
          <w:rPr>
            <w:rFonts w:ascii="Times New Roman" w:hAnsi="Times New Roman" w:cs="Times New Roman"/>
          </w:rPr>
          <w:instrText>HYPERLINK "</w:instrText>
        </w:r>
      </w:ins>
      <w:r w:rsidR="00C31337" w:rsidRPr="00C31337">
        <w:rPr>
          <w:rPrChange w:id="467" w:author="Andrew Delamater" w:date="2025-06-20T17:04:00Z" w16du:dateUtc="2025-06-20T21:04:00Z">
            <w:rPr>
              <w:rStyle w:val="Hyperlink"/>
              <w:rFonts w:ascii="Times New Roman" w:hAnsi="Times New Roman" w:cs="Times New Roman"/>
            </w:rPr>
          </w:rPrChange>
        </w:rPr>
        <w:instrText>https://www.enchgallery.com/index.htm</w:instrText>
      </w:r>
      <w:ins w:id="468" w:author="Andrew Delamater" w:date="2025-06-20T17:04:00Z" w16du:dateUtc="2025-06-20T21:04:00Z">
        <w:r w:rsidR="00C31337">
          <w:rPr>
            <w:rFonts w:ascii="Times New Roman" w:hAnsi="Times New Roman" w:cs="Times New Roman"/>
          </w:rPr>
          <w:instrText>"</w:instrText>
        </w:r>
        <w:r w:rsidR="00C31337">
          <w:rPr>
            <w:rFonts w:ascii="Times New Roman" w:hAnsi="Times New Roman" w:cs="Times New Roman"/>
          </w:rPr>
        </w:r>
        <w:r w:rsidR="00C31337">
          <w:rPr>
            <w:rFonts w:ascii="Times New Roman" w:hAnsi="Times New Roman" w:cs="Times New Roman"/>
          </w:rPr>
          <w:fldChar w:fldCharType="separate"/>
        </w:r>
      </w:ins>
      <w:r w:rsidR="00C31337" w:rsidRPr="00C31337">
        <w:rPr>
          <w:rStyle w:val="Hyperlink"/>
          <w:rFonts w:ascii="Times New Roman" w:hAnsi="Times New Roman" w:cs="Times New Roman"/>
        </w:rPr>
        <w:t>https://www.enchgallery.com/index.htm</w:t>
      </w:r>
      <w:ins w:id="469" w:author="Andrew Delamater" w:date="2025-06-20T17:04:00Z" w16du:dateUtc="2025-06-20T21:04:00Z">
        <w:r w:rsidR="00C31337">
          <w:rPr>
            <w:rFonts w:ascii="Times New Roman" w:hAnsi="Times New Roman" w:cs="Times New Roman"/>
          </w:rPr>
          <w:fldChar w:fldCharType="end"/>
        </w:r>
        <w:r w:rsidR="00C31337">
          <w:t xml:space="preserve">). </w:t>
        </w:r>
        <w:r w:rsidR="00C31337" w:rsidRPr="00C31337">
          <w:rPr>
            <w:rFonts w:ascii="Times New Roman" w:hAnsi="Times New Roman" w:cs="Times New Roman"/>
            <w:rPrChange w:id="470" w:author="Andrew Delamater" w:date="2025-06-20T17:06:00Z" w16du:dateUtc="2025-06-20T21:06:00Z">
              <w:rPr/>
            </w:rPrChange>
          </w:rPr>
          <w:t xml:space="preserve">We chose </w:t>
        </w:r>
      </w:ins>
      <w:ins w:id="471" w:author="Andrew Delamater" w:date="2025-06-20T17:05:00Z" w16du:dateUtc="2025-06-20T21:05:00Z">
        <w:r w:rsidR="00C31337" w:rsidRPr="00C31337">
          <w:rPr>
            <w:rFonts w:ascii="Times New Roman" w:hAnsi="Times New Roman" w:cs="Times New Roman"/>
            <w:rPrChange w:id="472" w:author="Andrew Delamater" w:date="2025-06-20T17:06:00Z" w16du:dateUtc="2025-06-20T21:06:00Z">
              <w:rPr/>
            </w:rPrChange>
          </w:rPr>
          <w:t xml:space="preserve">2 sets of 4 images to use in Experiment 1a and 2 sets of 8 images to use in Experiment 1b. There were two counterbalancing schemes used in which each unique image </w:t>
        </w:r>
      </w:ins>
      <w:ins w:id="473" w:author="Andrew Delamater" w:date="2025-06-20T17:06:00Z" w16du:dateUtc="2025-06-20T21:06:00Z">
        <w:r w:rsidR="00C31337" w:rsidRPr="00C31337">
          <w:rPr>
            <w:rFonts w:ascii="Times New Roman" w:hAnsi="Times New Roman" w:cs="Times New Roman"/>
            <w:rPrChange w:id="474" w:author="Andrew Delamater" w:date="2025-06-20T17:06:00Z" w16du:dateUtc="2025-06-20T21:06:00Z">
              <w:rPr/>
            </w:rPrChange>
          </w:rPr>
          <w:t xml:space="preserve">was </w:t>
        </w:r>
      </w:ins>
      <w:ins w:id="475" w:author="Andrew Delamater" w:date="2025-06-20T17:07:00Z" w16du:dateUtc="2025-06-20T21:07:00Z">
        <w:r w:rsidR="00C31337">
          <w:rPr>
            <w:rFonts w:ascii="Times New Roman" w:hAnsi="Times New Roman" w:cs="Times New Roman"/>
          </w:rPr>
          <w:t>assigned a role</w:t>
        </w:r>
      </w:ins>
      <w:ins w:id="476" w:author="Andrew Delamater" w:date="2025-06-20T17:06:00Z" w16du:dateUtc="2025-06-20T21:06:00Z">
        <w:r w:rsidR="00C31337" w:rsidRPr="00C31337">
          <w:rPr>
            <w:rFonts w:ascii="Times New Roman" w:hAnsi="Times New Roman" w:cs="Times New Roman"/>
            <w:rPrChange w:id="477" w:author="Andrew Delamater" w:date="2025-06-20T17:06:00Z" w16du:dateUtc="2025-06-20T21:06:00Z">
              <w:rPr/>
            </w:rPrChange>
          </w:rPr>
          <w:t xml:space="preserve">, across participants, </w:t>
        </w:r>
      </w:ins>
      <w:ins w:id="478" w:author="Andrew Delamater" w:date="2025-06-20T17:07:00Z" w16du:dateUtc="2025-06-20T21:07:00Z">
        <w:r w:rsidR="00C31337">
          <w:rPr>
            <w:rFonts w:ascii="Times New Roman" w:hAnsi="Times New Roman" w:cs="Times New Roman"/>
          </w:rPr>
          <w:t>to</w:t>
        </w:r>
      </w:ins>
      <w:ins w:id="479" w:author="Andrew Delamater" w:date="2025-06-20T17:06:00Z" w16du:dateUtc="2025-06-20T21:06:00Z">
        <w:r w:rsidR="00C31337" w:rsidRPr="00C31337">
          <w:rPr>
            <w:rFonts w:ascii="Times New Roman" w:hAnsi="Times New Roman" w:cs="Times New Roman"/>
            <w:rPrChange w:id="480" w:author="Andrew Delamater" w:date="2025-06-20T17:06:00Z" w16du:dateUtc="2025-06-20T21:06:00Z">
              <w:rPr/>
            </w:rPrChange>
          </w:rPr>
          <w:t xml:space="preserve"> a total and partial reversal task.</w:t>
        </w:r>
      </w:ins>
    </w:p>
    <w:p w14:paraId="6BAA3851" w14:textId="4B141345" w:rsidR="00592657" w:rsidRPr="001630EB" w:rsidRDefault="00592657" w:rsidP="009C0A2E">
      <w:pPr>
        <w:pStyle w:val="Heading3"/>
        <w:rPr>
          <w:rFonts w:ascii="Times New Roman" w:hAnsi="Times New Roman" w:cs="Times New Roman"/>
        </w:rPr>
      </w:pPr>
      <w:r w:rsidRPr="001630EB">
        <w:rPr>
          <w:rFonts w:ascii="Times New Roman" w:hAnsi="Times New Roman" w:cs="Times New Roman"/>
        </w:rPr>
        <w:t>Analysis</w:t>
      </w:r>
    </w:p>
    <w:p w14:paraId="592544D1" w14:textId="57513FB6" w:rsidR="002A1A2E" w:rsidRPr="001630EB" w:rsidRDefault="002A1A2E" w:rsidP="00780BB8">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To test the hypothesis, we used </w:t>
      </w:r>
      <w:r w:rsidR="00400729" w:rsidRPr="001630EB">
        <w:rPr>
          <w:rFonts w:ascii="Times New Roman" w:eastAsiaTheme="majorEastAsia" w:hAnsi="Times New Roman" w:cs="Times New Roman"/>
        </w:rPr>
        <w:t xml:space="preserve">only </w:t>
      </w:r>
      <w:r w:rsidRPr="001630EB">
        <w:rPr>
          <w:rFonts w:ascii="Times New Roman" w:eastAsiaTheme="majorEastAsia" w:hAnsi="Times New Roman" w:cs="Times New Roman"/>
        </w:rPr>
        <w:t>the experimental data</w:t>
      </w:r>
      <w:r w:rsidR="00400729" w:rsidRPr="001630EB">
        <w:rPr>
          <w:rFonts w:ascii="Times New Roman" w:eastAsiaTheme="majorEastAsia" w:hAnsi="Times New Roman" w:cs="Times New Roman"/>
        </w:rPr>
        <w:t xml:space="preserve"> for the second phase, </w:t>
      </w:r>
      <w:r w:rsidR="00400729" w:rsidRPr="00C907F2">
        <w:rPr>
          <w:rFonts w:ascii="Times New Roman" w:eastAsiaTheme="majorEastAsia" w:hAnsi="Times New Roman" w:cs="Times New Roman"/>
          <w:i/>
          <w:iCs/>
        </w:rPr>
        <w:t>i.e.</w:t>
      </w:r>
      <w:r w:rsidR="00400729" w:rsidRPr="001630EB">
        <w:rPr>
          <w:rFonts w:ascii="Times New Roman" w:eastAsiaTheme="majorEastAsia" w:hAnsi="Times New Roman" w:cs="Times New Roman"/>
        </w:rPr>
        <w:t>, post-reversal. W</w:t>
      </w:r>
      <w:r w:rsidRPr="001630EB">
        <w:rPr>
          <w:rFonts w:ascii="Times New Roman" w:eastAsiaTheme="majorEastAsia" w:hAnsi="Times New Roman" w:cs="Times New Roman"/>
        </w:rPr>
        <w:t xml:space="preserve">e modelled correct </w:t>
      </w:r>
      <w:del w:id="481" w:author="Andrew Delamater" w:date="2025-06-20T17:07:00Z" w16du:dateUtc="2025-06-20T21:07:00Z">
        <w:r w:rsidRPr="001630EB" w:rsidDel="00C31337">
          <w:rPr>
            <w:rFonts w:ascii="Times New Roman" w:eastAsiaTheme="majorEastAsia" w:hAnsi="Times New Roman" w:cs="Times New Roman"/>
          </w:rPr>
          <w:delText xml:space="preserve">category </w:delText>
        </w:r>
      </w:del>
      <w:r w:rsidRPr="001630EB">
        <w:rPr>
          <w:rFonts w:ascii="Times New Roman" w:eastAsiaTheme="majorEastAsia" w:hAnsi="Times New Roman" w:cs="Times New Roman"/>
        </w:rPr>
        <w:t>classification (correct=1, incorrect=0) with</w:t>
      </w:r>
      <w:r w:rsidR="00400729" w:rsidRPr="001630EB">
        <w:rPr>
          <w:rFonts w:ascii="Times New Roman" w:eastAsiaTheme="majorEastAsia" w:hAnsi="Times New Roman" w:cs="Times New Roman"/>
        </w:rPr>
        <w:t xml:space="preserve"> a</w:t>
      </w:r>
      <w:r w:rsidRPr="001630EB">
        <w:rPr>
          <w:rFonts w:ascii="Times New Roman" w:eastAsiaTheme="majorEastAsia" w:hAnsi="Times New Roman" w:cs="Times New Roman"/>
        </w:rPr>
        <w:t xml:space="preserve"> </w:t>
      </w:r>
      <w:r w:rsidR="006E2B25" w:rsidRPr="001630EB">
        <w:rPr>
          <w:rFonts w:ascii="Times New Roman" w:eastAsiaTheme="majorEastAsia" w:hAnsi="Times New Roman" w:cs="Times New Roman"/>
        </w:rPr>
        <w:t>L</w:t>
      </w:r>
      <w:r w:rsidRPr="001630EB">
        <w:rPr>
          <w:rFonts w:ascii="Times New Roman" w:eastAsiaTheme="majorEastAsia" w:hAnsi="Times New Roman" w:cs="Times New Roman"/>
        </w:rPr>
        <w:t xml:space="preserve">ogistic </w:t>
      </w:r>
      <w:r w:rsidR="006E2B25" w:rsidRPr="001630EB">
        <w:rPr>
          <w:rFonts w:ascii="Times New Roman" w:eastAsiaTheme="majorEastAsia" w:hAnsi="Times New Roman" w:cs="Times New Roman"/>
        </w:rPr>
        <w:t>M</w:t>
      </w:r>
      <w:r w:rsidRPr="001630EB">
        <w:rPr>
          <w:rFonts w:ascii="Times New Roman" w:eastAsiaTheme="majorEastAsia" w:hAnsi="Times New Roman" w:cs="Times New Roman"/>
        </w:rPr>
        <w:t xml:space="preserve">ixed </w:t>
      </w:r>
      <w:r w:rsidR="006E2B25" w:rsidRPr="001630EB">
        <w:rPr>
          <w:rFonts w:ascii="Times New Roman" w:eastAsiaTheme="majorEastAsia" w:hAnsi="Times New Roman" w:cs="Times New Roman"/>
        </w:rPr>
        <w:t>M</w:t>
      </w:r>
      <w:r w:rsidRPr="001630EB">
        <w:rPr>
          <w:rFonts w:ascii="Times New Roman" w:eastAsiaTheme="majorEastAsia" w:hAnsi="Times New Roman" w:cs="Times New Roman"/>
        </w:rPr>
        <w:t>odel (</w:t>
      </w:r>
      <w:proofErr w:type="spellStart"/>
      <w:r w:rsidRPr="001630EB">
        <w:rPr>
          <w:rFonts w:ascii="Times New Roman" w:eastAsiaTheme="majorEastAsia" w:hAnsi="Times New Roman" w:cs="Times New Roman"/>
        </w:rPr>
        <w:t>LogMM</w:t>
      </w:r>
      <w:proofErr w:type="spellEnd"/>
      <w:r w:rsidRPr="001630EB">
        <w:rPr>
          <w:rFonts w:ascii="Times New Roman" w:eastAsiaTheme="majorEastAsia" w:hAnsi="Times New Roman" w:cs="Times New Roman"/>
        </w:rPr>
        <w:t>):</w:t>
      </w:r>
    </w:p>
    <w:p w14:paraId="05CDE64A" w14:textId="5FDB26F1" w:rsidR="002A1A2E" w:rsidRPr="001630EB"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ins w:id="48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ins w:id="483"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ins w:id="484" w:author="Andrew Delamater" w:date="2025-06-20T17:43:00Z" w16du:dateUtc="2025-06-20T21:43:00Z">
                <w:rPr>
                  <w:rFonts w:ascii="Cambria Math" w:hAnsi="Cambria Math" w:cs="Times New Roman"/>
                  <w:i/>
                </w:rPr>
              </w:ins>
            </m:ctrlPr>
          </m:dPr>
          <m:e>
            <m:r>
              <w:rPr>
                <w:rFonts w:ascii="Cambria Math" w:hAnsi="Cambria Math" w:cs="Times New Roman"/>
              </w:rPr>
              <m:t>total</m:t>
            </m:r>
          </m:e>
        </m:d>
        <m:r>
          <w:rPr>
            <w:rFonts w:ascii="Cambria Math" w:hAnsi="Cambria Math" w:cs="Times New Roman"/>
          </w:rPr>
          <m:t>+</m:t>
        </m:r>
        <m:sSub>
          <m:sSubPr>
            <m:ctrlPr>
              <w:ins w:id="485"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ins w:id="486"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t>(</w:t>
      </w:r>
      <w:r w:rsidRPr="001630EB">
        <w:rPr>
          <w:rFonts w:ascii="Times New Roman" w:eastAsiaTheme="majorEastAsia" w:hAnsi="Times New Roman" w:cs="Times New Roman"/>
          <w:i/>
          <w:iCs/>
        </w:rPr>
        <w:t>eq. 1</w:t>
      </w:r>
      <w:r w:rsidRPr="001630EB">
        <w:rPr>
          <w:rFonts w:ascii="Times New Roman" w:eastAsiaTheme="majorEastAsia" w:hAnsi="Times New Roman" w:cs="Times New Roman"/>
        </w:rPr>
        <w:t>)</w:t>
      </w:r>
    </w:p>
    <w:p w14:paraId="47085416" w14:textId="227D7E18" w:rsidR="002A1A2E" w:rsidRPr="001630EB" w:rsidRDefault="00786EC2" w:rsidP="002A1A2E">
      <w:pPr>
        <w:rPr>
          <w:rFonts w:ascii="Times New Roman" w:eastAsiaTheme="majorEastAsia" w:hAnsi="Times New Roman" w:cs="Times New Roman"/>
        </w:rPr>
      </w:pPr>
      <w:r w:rsidRPr="001630EB">
        <w:rPr>
          <w:rFonts w:ascii="Times New Roman" w:eastAsiaTheme="majorEastAsia" w:hAnsi="Times New Roman" w:cs="Times New Roman"/>
        </w:rPr>
        <w:t xml:space="preserve">The model </w:t>
      </w:r>
      <w:r w:rsidR="00B210B4">
        <w:rPr>
          <w:rFonts w:ascii="Times New Roman" w:eastAsiaTheme="majorEastAsia" w:hAnsi="Times New Roman" w:cs="Times New Roman"/>
        </w:rPr>
        <w:t xml:space="preserve">displayed in </w:t>
      </w:r>
      <w:r w:rsidR="00B210B4" w:rsidRPr="00B210B4">
        <w:rPr>
          <w:rFonts w:ascii="Times New Roman" w:eastAsiaTheme="majorEastAsia" w:hAnsi="Times New Roman" w:cs="Times New Roman"/>
          <w:i/>
          <w:iCs/>
        </w:rPr>
        <w:t>eq. 1</w:t>
      </w:r>
      <w:r w:rsidR="00B210B4">
        <w:rPr>
          <w:rFonts w:ascii="Times New Roman" w:eastAsiaTheme="majorEastAsia" w:hAnsi="Times New Roman" w:cs="Times New Roman"/>
        </w:rPr>
        <w:t xml:space="preserve"> had</w:t>
      </w:r>
      <w:r w:rsidRPr="001630EB">
        <w:rPr>
          <w:rFonts w:ascii="Times New Roman" w:eastAsiaTheme="majorEastAsia" w:hAnsi="Times New Roman" w:cs="Times New Roman"/>
        </w:rPr>
        <w:t xml:space="preserve"> Blocks as random slope and participants as random intercept. </w:t>
      </w:r>
      <w:r w:rsidR="00A4659E">
        <w:rPr>
          <w:rFonts w:ascii="Times New Roman" w:eastAsiaTheme="majorEastAsia" w:hAnsi="Times New Roman" w:cs="Times New Roman"/>
        </w:rPr>
        <w:t>T</w:t>
      </w:r>
      <w:r w:rsidR="002A1A2E" w:rsidRPr="001630EB">
        <w:rPr>
          <w:rFonts w:ascii="Times New Roman" w:eastAsiaTheme="majorEastAsia" w:hAnsi="Times New Roman" w:cs="Times New Roman"/>
        </w:rPr>
        <w:t xml:space="preserve">o confirm whether the effect is due to the reversal, we ran another </w:t>
      </w:r>
      <w:proofErr w:type="spellStart"/>
      <w:r w:rsidR="002A1A2E" w:rsidRPr="001630EB">
        <w:rPr>
          <w:rFonts w:ascii="Times New Roman" w:eastAsiaTheme="majorEastAsia" w:hAnsi="Times New Roman" w:cs="Times New Roman"/>
        </w:rPr>
        <w:t>LogMM</w:t>
      </w:r>
      <w:proofErr w:type="spellEnd"/>
      <w:r w:rsidR="002A1A2E" w:rsidRPr="001630EB">
        <w:rPr>
          <w:rFonts w:ascii="Times New Roman" w:eastAsiaTheme="majorEastAsia" w:hAnsi="Times New Roman" w:cs="Times New Roman"/>
        </w:rPr>
        <w:t xml:space="preserve"> with only data from the first block in the second phase.</w:t>
      </w:r>
    </w:p>
    <w:p w14:paraId="15110C82" w14:textId="276D74F1" w:rsidR="00400729" w:rsidRPr="001630EB"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ins w:id="487"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ins w:id="488"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ins w:id="489" w:author="Andrew Delamater" w:date="2025-06-20T17:43:00Z" w16du:dateUtc="2025-06-20T21:43:00Z">
                <w:rPr>
                  <w:rFonts w:ascii="Cambria Math" w:hAnsi="Cambria Math" w:cs="Times New Roman"/>
                  <w:i/>
                </w:rPr>
              </w:ins>
            </m:ctrlPr>
          </m:dPr>
          <m:e>
            <m:r>
              <w:rPr>
                <w:rFonts w:ascii="Cambria Math" w:hAnsi="Cambria Math" w:cs="Times New Roman"/>
              </w:rPr>
              <m:t>total</m:t>
            </m:r>
          </m:e>
        </m:d>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786EC2" w:rsidRPr="001630EB">
        <w:rPr>
          <w:rFonts w:ascii="Times New Roman" w:eastAsiaTheme="majorEastAsia" w:hAnsi="Times New Roman" w:cs="Times New Roman"/>
        </w:rPr>
        <w:tab/>
      </w:r>
      <w:r w:rsidRPr="001630EB">
        <w:rPr>
          <w:rFonts w:ascii="Times New Roman" w:eastAsiaTheme="majorEastAsia" w:hAnsi="Times New Roman" w:cs="Times New Roman"/>
        </w:rPr>
        <w:t>(</w:t>
      </w:r>
      <w:r w:rsidRPr="001630EB">
        <w:rPr>
          <w:rFonts w:ascii="Times New Roman" w:eastAsiaTheme="majorEastAsia" w:hAnsi="Times New Roman" w:cs="Times New Roman"/>
          <w:i/>
          <w:iCs/>
        </w:rPr>
        <w:t xml:space="preserve">eq. </w:t>
      </w:r>
      <w:r w:rsidR="00786EC2" w:rsidRPr="001630EB">
        <w:rPr>
          <w:rFonts w:ascii="Times New Roman" w:eastAsiaTheme="majorEastAsia" w:hAnsi="Times New Roman" w:cs="Times New Roman"/>
          <w:i/>
          <w:iCs/>
        </w:rPr>
        <w:t>2</w:t>
      </w:r>
      <w:r w:rsidRPr="001630EB">
        <w:rPr>
          <w:rFonts w:ascii="Times New Roman" w:eastAsiaTheme="majorEastAsia" w:hAnsi="Times New Roman" w:cs="Times New Roman"/>
        </w:rPr>
        <w:t>)</w:t>
      </w:r>
    </w:p>
    <w:p w14:paraId="698E96E7" w14:textId="26297B0F" w:rsidR="00786EC2" w:rsidRPr="001630EB" w:rsidRDefault="00A63106" w:rsidP="00786EC2">
      <w:pPr>
        <w:rPr>
          <w:rFonts w:ascii="Times New Roman" w:eastAsiaTheme="majorEastAsia" w:hAnsi="Times New Roman" w:cs="Times New Roman"/>
        </w:rPr>
      </w:pPr>
      <w:r w:rsidRPr="001630EB">
        <w:rPr>
          <w:rFonts w:ascii="Times New Roman" w:eastAsiaTheme="majorEastAsia" w:hAnsi="Times New Roman" w:cs="Times New Roman"/>
        </w:rPr>
        <w:t xml:space="preserve">No random slope was used, and </w:t>
      </w:r>
      <w:commentRangeStart w:id="490"/>
      <w:r w:rsidRPr="001630EB">
        <w:rPr>
          <w:rFonts w:ascii="Times New Roman" w:eastAsiaTheme="majorEastAsia" w:hAnsi="Times New Roman" w:cs="Times New Roman"/>
        </w:rPr>
        <w:t>p</w:t>
      </w:r>
      <w:r w:rsidR="00786EC2" w:rsidRPr="001630EB">
        <w:rPr>
          <w:rFonts w:ascii="Times New Roman" w:eastAsiaTheme="majorEastAsia" w:hAnsi="Times New Roman" w:cs="Times New Roman"/>
        </w:rPr>
        <w:t xml:space="preserve">articipants </w:t>
      </w:r>
      <w:r w:rsidRPr="001630EB">
        <w:rPr>
          <w:rFonts w:ascii="Times New Roman" w:eastAsiaTheme="majorEastAsia" w:hAnsi="Times New Roman" w:cs="Times New Roman"/>
        </w:rPr>
        <w:t>were random intercept</w:t>
      </w:r>
      <w:commentRangeEnd w:id="490"/>
      <w:r w:rsidR="00C31337">
        <w:rPr>
          <w:rStyle w:val="CommentReference"/>
        </w:rPr>
        <w:commentReference w:id="490"/>
      </w:r>
      <w:r w:rsidRPr="001630EB">
        <w:rPr>
          <w:rFonts w:ascii="Times New Roman" w:eastAsiaTheme="majorEastAsia" w:hAnsi="Times New Roman" w:cs="Times New Roman"/>
        </w:rPr>
        <w:t xml:space="preserve">. </w:t>
      </w:r>
      <w:r w:rsidR="00A96593">
        <w:rPr>
          <w:rFonts w:ascii="Times New Roman" w:eastAsiaTheme="majorEastAsia" w:hAnsi="Times New Roman" w:cs="Times New Roman"/>
        </w:rPr>
        <w:t>Lastly</w:t>
      </w:r>
      <w:r w:rsidRPr="001630EB">
        <w:rPr>
          <w:rFonts w:ascii="Times New Roman" w:eastAsiaTheme="majorEastAsia" w:hAnsi="Times New Roman" w:cs="Times New Roman"/>
        </w:rPr>
        <w:t xml:space="preserve">, </w:t>
      </w:r>
      <w:r w:rsidR="00A96593">
        <w:rPr>
          <w:rFonts w:ascii="Times New Roman" w:eastAsiaTheme="majorEastAsia" w:hAnsi="Times New Roman" w:cs="Times New Roman"/>
        </w:rPr>
        <w:t xml:space="preserve">we modelled </w:t>
      </w:r>
      <w:r w:rsidR="002C4FD6" w:rsidRPr="001630EB">
        <w:rPr>
          <w:rFonts w:ascii="Times New Roman" w:eastAsiaTheme="majorEastAsia" w:hAnsi="Times New Roman" w:cs="Times New Roman"/>
        </w:rPr>
        <w:t>R</w:t>
      </w:r>
      <w:r w:rsidRPr="001630EB">
        <w:rPr>
          <w:rFonts w:ascii="Times New Roman" w:eastAsiaTheme="majorEastAsia" w:hAnsi="Times New Roman" w:cs="Times New Roman"/>
        </w:rPr>
        <w:t xml:space="preserve">eaction </w:t>
      </w:r>
      <w:r w:rsidR="002C4FD6" w:rsidRPr="001630EB">
        <w:rPr>
          <w:rFonts w:ascii="Times New Roman" w:eastAsiaTheme="majorEastAsia" w:hAnsi="Times New Roman" w:cs="Times New Roman"/>
        </w:rPr>
        <w:t>T</w:t>
      </w:r>
      <w:r w:rsidRPr="001630EB">
        <w:rPr>
          <w:rFonts w:ascii="Times New Roman" w:eastAsiaTheme="majorEastAsia" w:hAnsi="Times New Roman" w:cs="Times New Roman"/>
        </w:rPr>
        <w:t>ime</w:t>
      </w:r>
      <w:r w:rsidR="002C4FD6" w:rsidRPr="001630EB">
        <w:rPr>
          <w:rFonts w:ascii="Times New Roman" w:eastAsiaTheme="majorEastAsia" w:hAnsi="Times New Roman" w:cs="Times New Roman"/>
        </w:rPr>
        <w:t xml:space="preserve"> (RT</w:t>
      </w:r>
      <w:r w:rsidR="00061B70">
        <w:rPr>
          <w:rFonts w:ascii="Times New Roman" w:eastAsiaTheme="majorEastAsia" w:hAnsi="Times New Roman" w:cs="Times New Roman"/>
        </w:rPr>
        <w:t xml:space="preserve">) with </w:t>
      </w:r>
      <w:r w:rsidRPr="001630EB">
        <w:rPr>
          <w:rFonts w:ascii="Times New Roman" w:eastAsiaTheme="majorEastAsia" w:hAnsi="Times New Roman" w:cs="Times New Roman"/>
        </w:rPr>
        <w:t>a</w:t>
      </w:r>
      <w:r w:rsidR="006E2B25" w:rsidRPr="001630EB">
        <w:rPr>
          <w:rFonts w:ascii="Times New Roman" w:eastAsiaTheme="majorEastAsia" w:hAnsi="Times New Roman" w:cs="Times New Roman"/>
        </w:rPr>
        <w:t xml:space="preserve"> Linear Mixed Model (</w:t>
      </w:r>
      <w:proofErr w:type="spellStart"/>
      <w:r w:rsidR="006E2B25" w:rsidRPr="001630EB">
        <w:rPr>
          <w:rFonts w:ascii="Times New Roman" w:eastAsiaTheme="majorEastAsia" w:hAnsi="Times New Roman" w:cs="Times New Roman"/>
        </w:rPr>
        <w:t>LinMM</w:t>
      </w:r>
      <w:proofErr w:type="spellEnd"/>
      <w:r w:rsidR="006E2B25" w:rsidRPr="001630EB">
        <w:rPr>
          <w:rFonts w:ascii="Times New Roman" w:eastAsiaTheme="majorEastAsia" w:hAnsi="Times New Roman" w:cs="Times New Roman"/>
        </w:rPr>
        <w:t>)</w:t>
      </w:r>
      <w:r w:rsidR="002C4FD6" w:rsidRPr="001630EB">
        <w:rPr>
          <w:rFonts w:ascii="Times New Roman" w:eastAsiaTheme="majorEastAsia" w:hAnsi="Times New Roman" w:cs="Times New Roman"/>
        </w:rPr>
        <w:t xml:space="preserve">, equivalent to </w:t>
      </w:r>
      <w:r w:rsidR="002C4FD6" w:rsidRPr="001630EB">
        <w:rPr>
          <w:rFonts w:ascii="Times New Roman" w:eastAsiaTheme="majorEastAsia" w:hAnsi="Times New Roman" w:cs="Times New Roman"/>
          <w:i/>
          <w:iCs/>
        </w:rPr>
        <w:t>eq. 1</w:t>
      </w:r>
      <w:r w:rsidR="00061B70">
        <w:rPr>
          <w:rFonts w:ascii="Times New Roman" w:eastAsiaTheme="majorEastAsia" w:hAnsi="Times New Roman" w:cs="Times New Roman"/>
        </w:rPr>
        <w:t>. Although the model residuals from the raw data were not normally distributed, nor with log nor square root transformations, we decided to run the model with that limitation</w:t>
      </w:r>
      <w:r w:rsidR="00061B70" w:rsidRPr="001630EB">
        <w:rPr>
          <w:rFonts w:ascii="Times New Roman" w:eastAsiaTheme="majorEastAsia" w:hAnsi="Times New Roman" w:cs="Times New Roman"/>
        </w:rPr>
        <w:t>—we also conducted a sensitivity analysis with the log transformation, see Supplementary Results—</w:t>
      </w:r>
      <w:r w:rsidR="00061B70">
        <w:rPr>
          <w:rFonts w:ascii="Times New Roman" w:eastAsiaTheme="majorEastAsia" w:hAnsi="Times New Roman" w:cs="Times New Roman"/>
        </w:rPr>
        <w:t>. The model had the following form:</w:t>
      </w:r>
    </w:p>
    <w:p w14:paraId="158063C2" w14:textId="72D11C47" w:rsidR="002C4FD6" w:rsidRPr="001630EB"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ins w:id="491"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ins w:id="49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ins w:id="493" w:author="Andrew Delamater" w:date="2025-06-20T17:43:00Z" w16du:dateUtc="2025-06-20T21:43:00Z">
                <w:rPr>
                  <w:rFonts w:ascii="Cambria Math" w:hAnsi="Cambria Math" w:cs="Times New Roman"/>
                  <w:i/>
                </w:rPr>
              </w:ins>
            </m:ctrlPr>
          </m:dPr>
          <m:e>
            <m:r>
              <w:rPr>
                <w:rFonts w:ascii="Cambria Math" w:hAnsi="Cambria Math" w:cs="Times New Roman"/>
              </w:rPr>
              <m:t>total</m:t>
            </m:r>
          </m:e>
        </m:d>
        <m:r>
          <w:rPr>
            <w:rFonts w:ascii="Cambria Math" w:hAnsi="Cambria Math" w:cs="Times New Roman"/>
          </w:rPr>
          <m:t>+</m:t>
        </m:r>
        <m:sSub>
          <m:sSubPr>
            <m:ctrlPr>
              <w:ins w:id="494"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ins w:id="495"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t>(</w:t>
      </w:r>
      <w:r w:rsidRPr="001630EB">
        <w:rPr>
          <w:rFonts w:ascii="Times New Roman" w:eastAsiaTheme="majorEastAsia" w:hAnsi="Times New Roman" w:cs="Times New Roman"/>
          <w:i/>
          <w:iCs/>
        </w:rPr>
        <w:t>eq. 3</w:t>
      </w:r>
      <w:r w:rsidRPr="001630EB">
        <w:rPr>
          <w:rFonts w:ascii="Times New Roman" w:eastAsiaTheme="majorEastAsia" w:hAnsi="Times New Roman" w:cs="Times New Roman"/>
        </w:rPr>
        <w:t>)</w:t>
      </w:r>
    </w:p>
    <w:p w14:paraId="0D1B7FEC" w14:textId="27B8C8E4" w:rsidR="002C4FD6" w:rsidRPr="001630EB" w:rsidRDefault="002C4FD6" w:rsidP="002C4FD6">
      <w:pPr>
        <w:rPr>
          <w:rFonts w:ascii="Times New Roman" w:eastAsiaTheme="majorEastAsia" w:hAnsi="Times New Roman" w:cs="Times New Roman"/>
        </w:rPr>
      </w:pPr>
      <w:r w:rsidRPr="001630EB">
        <w:rPr>
          <w:rFonts w:ascii="Times New Roman" w:eastAsiaTheme="majorEastAsia" w:hAnsi="Times New Roman" w:cs="Times New Roman"/>
        </w:rPr>
        <w:t xml:space="preserve">Same random structure as </w:t>
      </w:r>
      <w:r w:rsidRPr="001630EB">
        <w:rPr>
          <w:rFonts w:ascii="Times New Roman" w:eastAsiaTheme="majorEastAsia" w:hAnsi="Times New Roman" w:cs="Times New Roman"/>
          <w:i/>
          <w:iCs/>
        </w:rPr>
        <w:t>eq. 1</w:t>
      </w:r>
      <w:r w:rsidRPr="001630EB">
        <w:rPr>
          <w:rFonts w:ascii="Times New Roman" w:eastAsiaTheme="majorEastAsia" w:hAnsi="Times New Roman" w:cs="Times New Roman"/>
        </w:rPr>
        <w:t xml:space="preserve">. </w:t>
      </w:r>
      <w:r w:rsidR="00102ADC" w:rsidRPr="001630EB">
        <w:rPr>
          <w:rFonts w:ascii="Times New Roman" w:eastAsiaTheme="majorEastAsia" w:hAnsi="Times New Roman" w:cs="Times New Roman"/>
        </w:rPr>
        <w:t>The significance alpha for all models’ parameters was set to 0.05.</w:t>
      </w:r>
    </w:p>
    <w:p w14:paraId="6B39A052" w14:textId="49E95B71" w:rsidR="007B79A9" w:rsidRPr="001630EB" w:rsidRDefault="007B79A9">
      <w:pPr>
        <w:rPr>
          <w:rFonts w:ascii="Times New Roman" w:hAnsi="Times New Roman" w:cs="Times New Roman"/>
        </w:rPr>
      </w:pPr>
    </w:p>
    <w:p w14:paraId="678E8F66" w14:textId="79039F49" w:rsidR="007B79A9" w:rsidRPr="001630EB" w:rsidRDefault="00B73C97" w:rsidP="007B79A9">
      <w:pPr>
        <w:rPr>
          <w:rFonts w:ascii="Times New Roman" w:hAnsi="Times New Roman" w:cs="Times New Roman"/>
        </w:rPr>
      </w:pPr>
      <w:r w:rsidRPr="001630EB">
        <w:rPr>
          <w:rFonts w:ascii="Times New Roman" w:hAnsi="Times New Roman" w:cs="Times New Roman"/>
          <w:noProof/>
        </w:rPr>
        <w:lastRenderedPageBreak/>
        <w:drawing>
          <wp:inline distT="0" distB="0" distL="0" distR="0" wp14:anchorId="1B02B36D" wp14:editId="7D3E053D">
            <wp:extent cx="5731510" cy="5635625"/>
            <wp:effectExtent l="0" t="0" r="2540" b="3175"/>
            <wp:docPr id="20897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44065" name="Picture 1" descr="A screenshot of a computer&#10;&#10;Description automatically generated"/>
                    <pic:cNvPicPr/>
                  </pic:nvPicPr>
                  <pic:blipFill>
                    <a:blip r:embed="rId23"/>
                    <a:stretch>
                      <a:fillRect/>
                    </a:stretch>
                  </pic:blipFill>
                  <pic:spPr>
                    <a:xfrm>
                      <a:off x="0" y="0"/>
                      <a:ext cx="5731510" cy="5635625"/>
                    </a:xfrm>
                    <a:prstGeom prst="rect">
                      <a:avLst/>
                    </a:prstGeom>
                  </pic:spPr>
                </pic:pic>
              </a:graphicData>
            </a:graphic>
          </wp:inline>
        </w:drawing>
      </w:r>
    </w:p>
    <w:p w14:paraId="38B278BD" w14:textId="2F3A1362" w:rsidR="00165B30" w:rsidRPr="001630EB" w:rsidRDefault="007B79A9" w:rsidP="00165B30">
      <w:pPr>
        <w:ind w:left="720"/>
        <w:rPr>
          <w:rFonts w:ascii="Times New Roman" w:hAnsi="Times New Roman" w:cs="Times New Roman"/>
        </w:rPr>
      </w:pPr>
      <w:r w:rsidRPr="001630EB">
        <w:rPr>
          <w:rFonts w:ascii="Times New Roman" w:hAnsi="Times New Roman" w:cs="Times New Roman"/>
          <w:b/>
          <w:bCs/>
        </w:rPr>
        <w:t>Figure</w:t>
      </w:r>
      <w:r w:rsidR="004D2058">
        <w:rPr>
          <w:rFonts w:ascii="Times New Roman" w:hAnsi="Times New Roman" w:cs="Times New Roman"/>
          <w:b/>
          <w:bCs/>
        </w:rPr>
        <w:t xml:space="preserve"> </w:t>
      </w:r>
      <w:r w:rsidR="00E47969">
        <w:rPr>
          <w:rFonts w:ascii="Times New Roman" w:hAnsi="Times New Roman" w:cs="Times New Roman"/>
          <w:b/>
          <w:bCs/>
        </w:rPr>
        <w:t>3</w:t>
      </w:r>
      <w:r w:rsidRPr="001630EB">
        <w:rPr>
          <w:rFonts w:ascii="Times New Roman" w:hAnsi="Times New Roman" w:cs="Times New Roman"/>
        </w:rPr>
        <w:t xml:space="preserve">. </w:t>
      </w:r>
      <w:r w:rsidR="00B73C97" w:rsidRPr="00B54732">
        <w:rPr>
          <w:rFonts w:ascii="Times New Roman" w:hAnsi="Times New Roman" w:cs="Times New Roman"/>
          <w:b/>
          <w:bCs/>
          <w:i/>
          <w:iCs/>
        </w:rPr>
        <w:t>A</w:t>
      </w:r>
      <w:r w:rsidR="00B73C97" w:rsidRPr="00B54732">
        <w:rPr>
          <w:rFonts w:ascii="Times New Roman" w:hAnsi="Times New Roman" w:cs="Times New Roman"/>
          <w:i/>
          <w:iCs/>
        </w:rPr>
        <w:t xml:space="preserve">. </w:t>
      </w:r>
      <w:r w:rsidR="00102ADC" w:rsidRPr="00B54732">
        <w:rPr>
          <w:rFonts w:ascii="Times New Roman" w:hAnsi="Times New Roman" w:cs="Times New Roman"/>
          <w:i/>
          <w:iCs/>
        </w:rPr>
        <w:t>present one trial for both tasks used in Experiments 1a and 1b, and 2.</w:t>
      </w:r>
      <w:r w:rsidR="00235D27" w:rsidRPr="00B54732">
        <w:rPr>
          <w:rFonts w:ascii="Times New Roman" w:hAnsi="Times New Roman" w:cs="Times New Roman"/>
          <w:i/>
          <w:iCs/>
        </w:rPr>
        <w:t xml:space="preserve"> </w:t>
      </w:r>
      <w:r w:rsidR="00B73C97" w:rsidRPr="00B54732">
        <w:rPr>
          <w:rFonts w:ascii="Times New Roman" w:hAnsi="Times New Roman" w:cs="Times New Roman"/>
          <w:b/>
          <w:bCs/>
          <w:i/>
          <w:iCs/>
        </w:rPr>
        <w:t>B</w:t>
      </w:r>
      <w:r w:rsidR="00B73C97" w:rsidRPr="00B54732">
        <w:rPr>
          <w:rFonts w:ascii="Times New Roman" w:hAnsi="Times New Roman" w:cs="Times New Roman"/>
          <w:i/>
          <w:iCs/>
        </w:rPr>
        <w:t xml:space="preserve">. </w:t>
      </w:r>
      <w:r w:rsidRPr="00B54732">
        <w:rPr>
          <w:rFonts w:ascii="Times New Roman" w:hAnsi="Times New Roman" w:cs="Times New Roman"/>
          <w:i/>
          <w:iCs/>
        </w:rPr>
        <w:t>Architecture used with all models: BP</w:t>
      </w:r>
      <w:r w:rsidR="000A30F0">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Content>
          <w:r w:rsidR="00A015C8" w:rsidRPr="00A015C8">
            <w:rPr>
              <w:rFonts w:ascii="Times New Roman" w:hAnsi="Times New Roman" w:cs="Times New Roman"/>
              <w:i/>
              <w:iCs/>
              <w:color w:val="000000"/>
            </w:rPr>
            <w:t>(Castiello et al., 2021; Delamater, 2012)</w:t>
          </w:r>
        </w:sdtContent>
      </w:sdt>
      <w:r w:rsidRPr="00B54732">
        <w:rPr>
          <w:rFonts w:ascii="Times New Roman" w:hAnsi="Times New Roman" w:cs="Times New Roman"/>
          <w:i/>
          <w:iCs/>
        </w:rPr>
        <w:t xml:space="preserve">. </w:t>
      </w:r>
      <w:r w:rsidRPr="00B54732">
        <w:rPr>
          <w:rFonts w:ascii="Cambria Math" w:hAnsi="Cambria Math" w:cs="Cambria Math"/>
          <w:i/>
          <w:iCs/>
        </w:rPr>
        <w:t>𝜌</w:t>
      </w:r>
      <w:r w:rsidRPr="00B54732">
        <w:rPr>
          <w:rFonts w:ascii="Times New Roman" w:hAnsi="Times New Roman" w:cs="Times New Roman"/>
          <w:i/>
          <w:iCs/>
        </w:rPr>
        <w:t xml:space="preserve"> control </w:t>
      </w:r>
      <w:r w:rsidRPr="00B54732">
        <w:rPr>
          <w:rFonts w:ascii="Cambria Math" w:hAnsi="Cambria Math" w:cs="Cambria Math"/>
          <w:i/>
          <w:iCs/>
        </w:rPr>
        <w:t>𝛼</w:t>
      </w:r>
      <w:r w:rsidRPr="00B54732">
        <w:rPr>
          <w:rFonts w:ascii="Times New Roman" w:hAnsi="Times New Roman" w:cs="Times New Roman"/>
          <w:i/>
          <w:iCs/>
        </w:rPr>
        <w:t xml:space="preserve"> changes from Input-Hidden, and </w:t>
      </w:r>
      <w:r w:rsidRPr="00B54732">
        <w:rPr>
          <w:rFonts w:ascii="Cambria Math" w:hAnsi="Cambria Math" w:cs="Cambria Math"/>
          <w:i/>
          <w:iCs/>
        </w:rPr>
        <w:t>𝜇</w:t>
      </w:r>
      <w:r w:rsidRPr="00B54732">
        <w:rPr>
          <w:rFonts w:ascii="Times New Roman" w:hAnsi="Times New Roman" w:cs="Times New Roman"/>
          <w:i/>
          <w:iCs/>
        </w:rPr>
        <w:t xml:space="preserve"> controls </w:t>
      </w:r>
      <w:r w:rsidRPr="00B54732">
        <w:rPr>
          <w:rFonts w:ascii="Cambria Math" w:hAnsi="Cambria Math" w:cs="Cambria Math"/>
          <w:i/>
          <w:iCs/>
        </w:rPr>
        <w:t>𝛼</w:t>
      </w:r>
      <w:r w:rsidRPr="00B54732">
        <w:rPr>
          <w:rFonts w:ascii="Times New Roman" w:hAnsi="Times New Roman" w:cs="Times New Roman"/>
          <w:i/>
          <w:iCs/>
        </w:rPr>
        <w:t xml:space="preserve"> changes between Hidden-Outputs. Hidden layer always consisted in four multimodal units (i.e., fully connected).</w:t>
      </w:r>
      <w:r w:rsidRPr="001630EB">
        <w:rPr>
          <w:rFonts w:ascii="Times New Roman" w:hAnsi="Times New Roman" w:cs="Times New Roman"/>
        </w:rPr>
        <w:t xml:space="preserve"> </w:t>
      </w:r>
    </w:p>
    <w:p w14:paraId="638EDD18" w14:textId="7AC4CAEA" w:rsidR="00165B30" w:rsidRPr="001630EB" w:rsidRDefault="00165B30">
      <w:pPr>
        <w:rPr>
          <w:rFonts w:ascii="Times New Roman" w:hAnsi="Times New Roman" w:cs="Times New Roman"/>
          <w:b/>
          <w:bCs/>
        </w:rPr>
      </w:pPr>
      <w:r w:rsidRPr="001630EB">
        <w:rPr>
          <w:rFonts w:ascii="Times New Roman" w:hAnsi="Times New Roman" w:cs="Times New Roman"/>
          <w:b/>
          <w:bCs/>
        </w:rPr>
        <w:br w:type="page"/>
      </w:r>
    </w:p>
    <w:p w14:paraId="2F1F68FF" w14:textId="6AEF1DD2" w:rsidR="00187CE9" w:rsidRPr="001630EB" w:rsidRDefault="00187CE9" w:rsidP="00B678EA">
      <w:pPr>
        <w:pStyle w:val="Heading2"/>
        <w:rPr>
          <w:rFonts w:ascii="Times New Roman" w:hAnsi="Times New Roman" w:cs="Times New Roman"/>
        </w:rPr>
      </w:pPr>
      <w:r w:rsidRPr="001630EB">
        <w:rPr>
          <w:rFonts w:ascii="Times New Roman" w:hAnsi="Times New Roman" w:cs="Times New Roman"/>
        </w:rPr>
        <w:lastRenderedPageBreak/>
        <w:t>Results</w:t>
      </w:r>
    </w:p>
    <w:p w14:paraId="46D69301" w14:textId="0591FB51" w:rsidR="00C844EF" w:rsidRPr="009A7216" w:rsidRDefault="005E3580" w:rsidP="00F45DB0">
      <w:pPr>
        <w:pStyle w:val="Heading3"/>
        <w:rPr>
          <w:rFonts w:ascii="Times New Roman" w:hAnsi="Times New Roman" w:cs="Times New Roman"/>
          <w:color w:val="auto"/>
          <w:sz w:val="22"/>
          <w:szCs w:val="22"/>
          <w:rPrChange w:id="496" w:author="Andrew Delamater" w:date="2025-06-20T17:18:00Z" w16du:dateUtc="2025-06-20T21:18:00Z">
            <w:rPr>
              <w:rFonts w:ascii="Times New Roman" w:hAnsi="Times New Roman" w:cs="Times New Roman"/>
            </w:rPr>
          </w:rPrChange>
        </w:rPr>
      </w:pPr>
      <w:del w:id="497" w:author="Andrew Delamater" w:date="2025-06-20T17:10:00Z" w16du:dateUtc="2025-06-20T21:10:00Z">
        <w:r w:rsidRPr="009A7216" w:rsidDel="00C31337">
          <w:rPr>
            <w:rFonts w:ascii="Times New Roman" w:hAnsi="Times New Roman" w:cs="Times New Roman"/>
            <w:i/>
            <w:iCs/>
            <w:rPrChange w:id="498" w:author="Andrew Delamater" w:date="2025-06-20T17:18:00Z" w16du:dateUtc="2025-06-20T21:18:00Z">
              <w:rPr>
                <w:rFonts w:ascii="Times New Roman" w:hAnsi="Times New Roman" w:cs="Times New Roman"/>
              </w:rPr>
            </w:rPrChange>
          </w:rPr>
          <w:delText>Better</w:delText>
        </w:r>
        <w:r w:rsidR="00F45DB0" w:rsidRPr="009A7216" w:rsidDel="00C31337">
          <w:rPr>
            <w:rFonts w:ascii="Times New Roman" w:hAnsi="Times New Roman" w:cs="Times New Roman"/>
            <w:i/>
            <w:iCs/>
            <w:rPrChange w:id="499" w:author="Andrew Delamater" w:date="2025-06-20T17:18:00Z" w16du:dateUtc="2025-06-20T21:18:00Z">
              <w:rPr>
                <w:rFonts w:ascii="Times New Roman" w:hAnsi="Times New Roman" w:cs="Times New Roman"/>
              </w:rPr>
            </w:rPrChange>
          </w:rPr>
          <w:delText xml:space="preserve"> </w:delText>
        </w:r>
      </w:del>
      <w:ins w:id="500" w:author="Andrew Delamater" w:date="2025-06-20T17:10:00Z" w16du:dateUtc="2025-06-20T21:10:00Z">
        <w:r w:rsidR="00C31337" w:rsidRPr="009A7216">
          <w:rPr>
            <w:rFonts w:ascii="Times New Roman" w:hAnsi="Times New Roman" w:cs="Times New Roman"/>
            <w:i/>
            <w:iCs/>
            <w:rPrChange w:id="501" w:author="Andrew Delamater" w:date="2025-06-20T17:18:00Z" w16du:dateUtc="2025-06-20T21:18:00Z">
              <w:rPr>
                <w:rFonts w:ascii="Times New Roman" w:hAnsi="Times New Roman" w:cs="Times New Roman"/>
              </w:rPr>
            </w:rPrChange>
          </w:rPr>
          <w:t xml:space="preserve">Superior </w:t>
        </w:r>
      </w:ins>
      <w:r w:rsidR="00DF7759" w:rsidRPr="009A7216">
        <w:rPr>
          <w:rFonts w:ascii="Times New Roman" w:hAnsi="Times New Roman" w:cs="Times New Roman"/>
          <w:i/>
          <w:iCs/>
          <w:rPrChange w:id="502" w:author="Andrew Delamater" w:date="2025-06-20T17:18:00Z" w16du:dateUtc="2025-06-20T21:18:00Z">
            <w:rPr>
              <w:rFonts w:ascii="Times New Roman" w:hAnsi="Times New Roman" w:cs="Times New Roman"/>
            </w:rPr>
          </w:rPrChange>
        </w:rPr>
        <w:t>Learning</w:t>
      </w:r>
      <w:r w:rsidR="00B25603" w:rsidRPr="009A7216">
        <w:rPr>
          <w:rFonts w:ascii="Times New Roman" w:hAnsi="Times New Roman" w:cs="Times New Roman"/>
          <w:i/>
          <w:iCs/>
          <w:rPrChange w:id="503" w:author="Andrew Delamater" w:date="2025-06-20T17:18:00Z" w16du:dateUtc="2025-06-20T21:18:00Z">
            <w:rPr>
              <w:rFonts w:ascii="Times New Roman" w:hAnsi="Times New Roman" w:cs="Times New Roman"/>
            </w:rPr>
          </w:rPrChange>
        </w:rPr>
        <w:t xml:space="preserve"> </w:t>
      </w:r>
      <w:r w:rsidR="00DF7759" w:rsidRPr="009A7216">
        <w:rPr>
          <w:rFonts w:ascii="Times New Roman" w:hAnsi="Times New Roman" w:cs="Times New Roman"/>
          <w:i/>
          <w:iCs/>
          <w:rPrChange w:id="504" w:author="Andrew Delamater" w:date="2025-06-20T17:18:00Z" w16du:dateUtc="2025-06-20T21:18:00Z">
            <w:rPr>
              <w:rFonts w:ascii="Times New Roman" w:hAnsi="Times New Roman" w:cs="Times New Roman"/>
            </w:rPr>
          </w:rPrChange>
        </w:rPr>
        <w:t>A</w:t>
      </w:r>
      <w:r w:rsidR="00B25603" w:rsidRPr="009A7216">
        <w:rPr>
          <w:rFonts w:ascii="Times New Roman" w:hAnsi="Times New Roman" w:cs="Times New Roman"/>
          <w:i/>
          <w:iCs/>
          <w:rPrChange w:id="505" w:author="Andrew Delamater" w:date="2025-06-20T17:18:00Z" w16du:dateUtc="2025-06-20T21:18:00Z">
            <w:rPr>
              <w:rFonts w:ascii="Times New Roman" w:hAnsi="Times New Roman" w:cs="Times New Roman"/>
            </w:rPr>
          </w:rPrChange>
        </w:rPr>
        <w:t xml:space="preserve">fter </w:t>
      </w:r>
      <w:r w:rsidR="00495A86" w:rsidRPr="009A7216">
        <w:rPr>
          <w:rFonts w:ascii="Times New Roman" w:hAnsi="Times New Roman" w:cs="Times New Roman"/>
          <w:i/>
          <w:iCs/>
          <w:rPrChange w:id="506" w:author="Andrew Delamater" w:date="2025-06-20T17:18:00Z" w16du:dateUtc="2025-06-20T21:18:00Z">
            <w:rPr>
              <w:rFonts w:ascii="Times New Roman" w:hAnsi="Times New Roman" w:cs="Times New Roman"/>
            </w:rPr>
          </w:rPrChange>
        </w:rPr>
        <w:t xml:space="preserve">the Total </w:t>
      </w:r>
      <w:r w:rsidR="00DF7759" w:rsidRPr="009A7216">
        <w:rPr>
          <w:rFonts w:ascii="Times New Roman" w:hAnsi="Times New Roman" w:cs="Times New Roman"/>
          <w:i/>
          <w:iCs/>
          <w:rPrChange w:id="507" w:author="Andrew Delamater" w:date="2025-06-20T17:18:00Z" w16du:dateUtc="2025-06-20T21:18:00Z">
            <w:rPr>
              <w:rFonts w:ascii="Times New Roman" w:hAnsi="Times New Roman" w:cs="Times New Roman"/>
            </w:rPr>
          </w:rPrChange>
        </w:rPr>
        <w:t>R</w:t>
      </w:r>
      <w:r w:rsidR="00B25603" w:rsidRPr="009A7216">
        <w:rPr>
          <w:rFonts w:ascii="Times New Roman" w:hAnsi="Times New Roman" w:cs="Times New Roman"/>
          <w:i/>
          <w:iCs/>
          <w:rPrChange w:id="508" w:author="Andrew Delamater" w:date="2025-06-20T17:18:00Z" w16du:dateUtc="2025-06-20T21:18:00Z">
            <w:rPr>
              <w:rFonts w:ascii="Times New Roman" w:hAnsi="Times New Roman" w:cs="Times New Roman"/>
            </w:rPr>
          </w:rPrChange>
        </w:rPr>
        <w:t>eversal</w:t>
      </w:r>
      <w:r w:rsidR="00B25603" w:rsidRPr="009A7216">
        <w:rPr>
          <w:rFonts w:ascii="Times New Roman" w:hAnsi="Times New Roman" w:cs="Times New Roman"/>
          <w:color w:val="auto"/>
          <w:sz w:val="22"/>
          <w:szCs w:val="22"/>
          <w:rPrChange w:id="509" w:author="Andrew Delamater" w:date="2025-06-20T17:18:00Z" w16du:dateUtc="2025-06-20T21:18:00Z">
            <w:rPr>
              <w:rFonts w:ascii="Times New Roman" w:hAnsi="Times New Roman" w:cs="Times New Roman"/>
            </w:rPr>
          </w:rPrChange>
        </w:rPr>
        <w:t xml:space="preserve"> </w:t>
      </w:r>
    </w:p>
    <w:p w14:paraId="2A24C9E8" w14:textId="6C2222CB" w:rsidR="0098709B" w:rsidRPr="001630EB" w:rsidRDefault="00CE366D" w:rsidP="0016182F">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w:t>
      </w:r>
      <w:r w:rsidR="00F61CD3" w:rsidRPr="001630EB">
        <w:rPr>
          <w:rFonts w:ascii="Times New Roman" w:eastAsiaTheme="majorEastAsia" w:hAnsi="Times New Roman" w:cs="Times New Roman"/>
        </w:rPr>
        <w:t xml:space="preserve">mean </w:t>
      </w:r>
      <w:del w:id="510" w:author="Andrew Delamater" w:date="2025-06-20T17:13:00Z" w16du:dateUtc="2025-06-20T21:13:00Z">
        <w:r w:rsidR="00F61CD3" w:rsidRPr="001630EB" w:rsidDel="00B342C8">
          <w:rPr>
            <w:rFonts w:ascii="Times New Roman" w:eastAsiaTheme="majorEastAsia" w:hAnsi="Times New Roman" w:cs="Times New Roman"/>
          </w:rPr>
          <w:delText xml:space="preserve">of the </w:delText>
        </w:r>
      </w:del>
      <w:r w:rsidR="00F61CD3" w:rsidRPr="001630EB">
        <w:rPr>
          <w:rFonts w:ascii="Times New Roman" w:eastAsiaTheme="majorEastAsia" w:hAnsi="Times New Roman" w:cs="Times New Roman"/>
        </w:rPr>
        <w:t xml:space="preserve">probabilities of correct </w:t>
      </w:r>
      <w:del w:id="511" w:author="Andrew Delamater" w:date="2025-06-20T17:10:00Z" w16du:dateUtc="2025-06-20T21:10:00Z">
        <w:r w:rsidR="00AB1491" w:rsidRPr="001630EB" w:rsidDel="00C31337">
          <w:rPr>
            <w:rFonts w:ascii="Times New Roman" w:eastAsiaTheme="majorEastAsia" w:hAnsi="Times New Roman" w:cs="Times New Roman"/>
          </w:rPr>
          <w:delText>category</w:delText>
        </w:r>
        <w:r w:rsidR="00F61CD3" w:rsidRPr="001630EB" w:rsidDel="00C31337">
          <w:rPr>
            <w:rFonts w:ascii="Times New Roman" w:eastAsiaTheme="majorEastAsia" w:hAnsi="Times New Roman" w:cs="Times New Roman"/>
          </w:rPr>
          <w:delText xml:space="preserve"> </w:delText>
        </w:r>
      </w:del>
      <w:r w:rsidR="00F61CD3" w:rsidRPr="001630EB">
        <w:rPr>
          <w:rFonts w:ascii="Times New Roman" w:eastAsiaTheme="majorEastAsia" w:hAnsi="Times New Roman" w:cs="Times New Roman"/>
        </w:rPr>
        <w:t xml:space="preserve">classification for </w:t>
      </w:r>
      <w:r w:rsidR="00AB1491" w:rsidRPr="001630EB">
        <w:rPr>
          <w:rFonts w:ascii="Times New Roman" w:eastAsiaTheme="majorEastAsia" w:hAnsi="Times New Roman" w:cs="Times New Roman"/>
        </w:rPr>
        <w:t xml:space="preserve">all blocks in both tasks are presented in </w:t>
      </w:r>
      <w:r w:rsidR="00AB1491" w:rsidRPr="001630EB">
        <w:rPr>
          <w:rFonts w:ascii="Times New Roman" w:eastAsiaTheme="majorEastAsia" w:hAnsi="Times New Roman" w:cs="Times New Roman"/>
          <w:b/>
          <w:bCs/>
        </w:rPr>
        <w:t xml:space="preserve">Figure </w:t>
      </w:r>
      <w:r w:rsidR="00FC534C">
        <w:rPr>
          <w:rFonts w:ascii="Times New Roman" w:eastAsiaTheme="majorEastAsia" w:hAnsi="Times New Roman" w:cs="Times New Roman"/>
          <w:b/>
          <w:bCs/>
        </w:rPr>
        <w:t>4</w:t>
      </w:r>
      <w:r w:rsidR="00AB1491" w:rsidRPr="001630EB">
        <w:rPr>
          <w:rFonts w:ascii="Times New Roman" w:eastAsiaTheme="majorEastAsia" w:hAnsi="Times New Roman" w:cs="Times New Roman"/>
          <w:b/>
          <w:bCs/>
        </w:rPr>
        <w:t>A</w:t>
      </w:r>
      <w:r w:rsidR="00AB1491" w:rsidRPr="001630EB">
        <w:rPr>
          <w:rFonts w:ascii="Times New Roman" w:eastAsiaTheme="majorEastAsia" w:hAnsi="Times New Roman" w:cs="Times New Roman"/>
        </w:rPr>
        <w:t>.</w:t>
      </w:r>
      <w:r w:rsidR="00B60CD9" w:rsidRPr="001630EB">
        <w:rPr>
          <w:rFonts w:ascii="Times New Roman" w:eastAsiaTheme="majorEastAsia" w:hAnsi="Times New Roman" w:cs="Times New Roman"/>
        </w:rPr>
        <w:t xml:space="preserve"> </w:t>
      </w:r>
      <w:del w:id="512" w:author="Andrew Delamater" w:date="2025-06-20T17:13:00Z" w16du:dateUtc="2025-06-20T21:13:00Z">
        <w:r w:rsidR="00652E58" w:rsidRPr="001630EB" w:rsidDel="00A336EE">
          <w:rPr>
            <w:rFonts w:ascii="Times New Roman" w:eastAsiaTheme="majorEastAsia" w:hAnsi="Times New Roman" w:cs="Times New Roman"/>
          </w:rPr>
          <w:delText>On one hand, t</w:delText>
        </w:r>
        <w:r w:rsidR="00B60CD9" w:rsidRPr="001630EB" w:rsidDel="00A336EE">
          <w:rPr>
            <w:rFonts w:ascii="Times New Roman" w:eastAsiaTheme="majorEastAsia" w:hAnsi="Times New Roman" w:cs="Times New Roman"/>
          </w:rPr>
          <w:delText>he</w:delText>
        </w:r>
      </w:del>
      <w:ins w:id="513" w:author="Andrew Delamater" w:date="2025-06-20T17:13:00Z" w16du:dateUtc="2025-06-20T21:13:00Z">
        <w:r w:rsidR="00A336EE">
          <w:rPr>
            <w:rFonts w:ascii="Times New Roman" w:eastAsiaTheme="majorEastAsia" w:hAnsi="Times New Roman" w:cs="Times New Roman"/>
          </w:rPr>
          <w:t>The</w:t>
        </w:r>
      </w:ins>
      <w:r w:rsidR="00B60CD9" w:rsidRPr="001630EB">
        <w:rPr>
          <w:rFonts w:ascii="Times New Roman" w:eastAsiaTheme="majorEastAsia" w:hAnsi="Times New Roman" w:cs="Times New Roman"/>
        </w:rPr>
        <w:t xml:space="preserve"> </w:t>
      </w:r>
      <w:ins w:id="514" w:author="Andrew Delamater" w:date="2025-06-20T17:13:00Z" w16du:dateUtc="2025-06-20T21:13:00Z">
        <w:r w:rsidR="00A336EE">
          <w:rPr>
            <w:rFonts w:ascii="Times New Roman" w:eastAsiaTheme="majorEastAsia" w:hAnsi="Times New Roman" w:cs="Times New Roman"/>
          </w:rPr>
          <w:t>T</w:t>
        </w:r>
      </w:ins>
      <w:del w:id="515" w:author="Andrew Delamater" w:date="2025-06-20T17:13:00Z" w16du:dateUtc="2025-06-20T21:13:00Z">
        <w:r w:rsidR="00B60CD9" w:rsidRPr="001630EB" w:rsidDel="00A336EE">
          <w:rPr>
            <w:rFonts w:ascii="Times New Roman" w:eastAsiaTheme="majorEastAsia" w:hAnsi="Times New Roman" w:cs="Times New Roman"/>
          </w:rPr>
          <w:delText>t</w:delText>
        </w:r>
      </w:del>
      <w:r w:rsidR="00B60CD9" w:rsidRPr="001630EB">
        <w:rPr>
          <w:rFonts w:ascii="Times New Roman" w:eastAsiaTheme="majorEastAsia" w:hAnsi="Times New Roman" w:cs="Times New Roman"/>
        </w:rPr>
        <w:t>ota</w:t>
      </w:r>
      <w:r w:rsidR="00652E58" w:rsidRPr="001630EB">
        <w:rPr>
          <w:rFonts w:ascii="Times New Roman" w:eastAsiaTheme="majorEastAsia" w:hAnsi="Times New Roman" w:cs="Times New Roman"/>
        </w:rPr>
        <w:t>l</w:t>
      </w:r>
      <w:ins w:id="516" w:author="Andrew Delamater" w:date="2025-06-20T17:13:00Z" w16du:dateUtc="2025-06-20T21:13:00Z">
        <w:r w:rsidR="00A336EE">
          <w:rPr>
            <w:rFonts w:ascii="Times New Roman" w:eastAsiaTheme="majorEastAsia" w:hAnsi="Times New Roman" w:cs="Times New Roman"/>
          </w:rPr>
          <w:t xml:space="preserve"> Reversal</w:t>
        </w:r>
      </w:ins>
      <w:r w:rsidR="00652E58" w:rsidRPr="001630EB">
        <w:rPr>
          <w:rFonts w:ascii="Times New Roman" w:eastAsiaTheme="majorEastAsia" w:hAnsi="Times New Roman" w:cs="Times New Roman"/>
        </w:rPr>
        <w:t xml:space="preserve"> </w:t>
      </w:r>
      <w:r w:rsidR="00B60CD9" w:rsidRPr="001630EB">
        <w:rPr>
          <w:rFonts w:ascii="Times New Roman" w:eastAsiaTheme="majorEastAsia" w:hAnsi="Times New Roman" w:cs="Times New Roman"/>
        </w:rPr>
        <w:t xml:space="preserve">task </w:t>
      </w:r>
      <w:del w:id="517" w:author="Andrew Delamater" w:date="2025-06-20T17:14:00Z" w16du:dateUtc="2025-06-20T21:14:00Z">
        <w:r w:rsidR="00B60CD9" w:rsidRPr="001630EB" w:rsidDel="00A336EE">
          <w:rPr>
            <w:rFonts w:ascii="Times New Roman" w:eastAsiaTheme="majorEastAsia" w:hAnsi="Times New Roman" w:cs="Times New Roman"/>
          </w:rPr>
          <w:delText>is represented by one line (red)</w:delText>
        </w:r>
        <w:r w:rsidR="00652E58" w:rsidRPr="001630EB" w:rsidDel="00A336EE">
          <w:rPr>
            <w:rFonts w:ascii="Times New Roman" w:eastAsiaTheme="majorEastAsia" w:hAnsi="Times New Roman" w:cs="Times New Roman"/>
          </w:rPr>
          <w:delText xml:space="preserve"> given</w:delText>
        </w:r>
      </w:del>
      <w:ins w:id="518" w:author="Andrew Delamater" w:date="2025-06-20T17:14:00Z" w16du:dateUtc="2025-06-20T21:14:00Z">
        <w:r w:rsidR="00A336EE">
          <w:rPr>
            <w:rFonts w:ascii="Times New Roman" w:eastAsiaTheme="majorEastAsia" w:hAnsi="Times New Roman" w:cs="Times New Roman"/>
          </w:rPr>
          <w:t>averages performance across</w:t>
        </w:r>
      </w:ins>
      <w:r w:rsidR="00652E58" w:rsidRPr="001630EB">
        <w:rPr>
          <w:rFonts w:ascii="Times New Roman" w:eastAsiaTheme="majorEastAsia" w:hAnsi="Times New Roman" w:cs="Times New Roman"/>
        </w:rPr>
        <w:t xml:space="preserve"> all ex</w:t>
      </w:r>
      <w:ins w:id="519" w:author="Andrew Delamater" w:date="2025-06-20T17:14:00Z" w16du:dateUtc="2025-06-20T21:14:00Z">
        <w:r w:rsidR="00A336EE">
          <w:rPr>
            <w:rFonts w:ascii="Times New Roman" w:eastAsiaTheme="majorEastAsia" w:hAnsi="Times New Roman" w:cs="Times New Roman"/>
          </w:rPr>
          <w:t>e</w:t>
        </w:r>
      </w:ins>
      <w:del w:id="520" w:author="Andrew Delamater" w:date="2025-06-20T17:14:00Z" w16du:dateUtc="2025-06-20T21:14:00Z">
        <w:r w:rsidR="00652E58" w:rsidRPr="001630EB" w:rsidDel="00A336EE">
          <w:rPr>
            <w:rFonts w:ascii="Times New Roman" w:eastAsiaTheme="majorEastAsia" w:hAnsi="Times New Roman" w:cs="Times New Roman"/>
          </w:rPr>
          <w:delText>a</w:delText>
        </w:r>
      </w:del>
      <w:r w:rsidR="00652E58" w:rsidRPr="001630EB">
        <w:rPr>
          <w:rFonts w:ascii="Times New Roman" w:eastAsiaTheme="majorEastAsia" w:hAnsi="Times New Roman" w:cs="Times New Roman"/>
        </w:rPr>
        <w:t>mpl</w:t>
      </w:r>
      <w:ins w:id="521" w:author="Andrew Delamater" w:date="2025-06-20T17:14:00Z" w16du:dateUtc="2025-06-20T21:14:00Z">
        <w:r w:rsidR="00A336EE">
          <w:rPr>
            <w:rFonts w:ascii="Times New Roman" w:eastAsiaTheme="majorEastAsia" w:hAnsi="Times New Roman" w:cs="Times New Roman"/>
          </w:rPr>
          <w:t>ar</w:t>
        </w:r>
      </w:ins>
      <w:del w:id="522" w:author="Andrew Delamater" w:date="2025-06-20T17:14:00Z" w16du:dateUtc="2025-06-20T21:14:00Z">
        <w:r w:rsidR="00652E58" w:rsidRPr="001630EB" w:rsidDel="00A336EE">
          <w:rPr>
            <w:rFonts w:ascii="Times New Roman" w:eastAsiaTheme="majorEastAsia" w:hAnsi="Times New Roman" w:cs="Times New Roman"/>
          </w:rPr>
          <w:delText>e</w:delText>
        </w:r>
      </w:del>
      <w:r w:rsidR="00652E58" w:rsidRPr="001630EB">
        <w:rPr>
          <w:rFonts w:ascii="Times New Roman" w:eastAsiaTheme="majorEastAsia" w:hAnsi="Times New Roman" w:cs="Times New Roman"/>
        </w:rPr>
        <w:t xml:space="preserve">s from both categories experienced </w:t>
      </w:r>
      <w:del w:id="523" w:author="Andrew Delamater" w:date="2025-06-20T17:15:00Z" w16du:dateUtc="2025-06-20T21:15:00Z">
        <w:r w:rsidR="00652E58" w:rsidRPr="001630EB" w:rsidDel="00A336EE">
          <w:rPr>
            <w:rFonts w:ascii="Times New Roman" w:eastAsiaTheme="majorEastAsia" w:hAnsi="Times New Roman" w:cs="Times New Roman"/>
          </w:rPr>
          <w:delText xml:space="preserve">the same reversal condition </w:delText>
        </w:r>
      </w:del>
      <w:r w:rsidR="00652E58" w:rsidRPr="001630EB">
        <w:rPr>
          <w:rFonts w:ascii="Times New Roman" w:eastAsiaTheme="majorEastAsia" w:hAnsi="Times New Roman" w:cs="Times New Roman"/>
        </w:rPr>
        <w:t xml:space="preserve">in </w:t>
      </w:r>
      <w:ins w:id="524" w:author="Andrew Delamater" w:date="2025-06-20T17:15:00Z" w16du:dateUtc="2025-06-20T21:15:00Z">
        <w:r w:rsidR="00A336EE">
          <w:rPr>
            <w:rFonts w:ascii="Times New Roman" w:eastAsiaTheme="majorEastAsia" w:hAnsi="Times New Roman" w:cs="Times New Roman"/>
          </w:rPr>
          <w:t xml:space="preserve">each training </w:t>
        </w:r>
      </w:ins>
      <w:r w:rsidR="00652E58" w:rsidRPr="001630EB">
        <w:rPr>
          <w:rFonts w:ascii="Times New Roman" w:eastAsiaTheme="majorEastAsia" w:hAnsi="Times New Roman" w:cs="Times New Roman"/>
        </w:rPr>
        <w:t>phase</w:t>
      </w:r>
      <w:del w:id="525" w:author="Andrew Delamater" w:date="2025-06-20T17:15:00Z" w16du:dateUtc="2025-06-20T21:15:00Z">
        <w:r w:rsidR="00652E58" w:rsidRPr="001630EB" w:rsidDel="00A336EE">
          <w:rPr>
            <w:rFonts w:ascii="Times New Roman" w:eastAsiaTheme="majorEastAsia" w:hAnsi="Times New Roman" w:cs="Times New Roman"/>
          </w:rPr>
          <w:delText xml:space="preserve"> 2</w:delText>
        </w:r>
      </w:del>
      <w:r w:rsidR="00652E58" w:rsidRPr="001630EB">
        <w:rPr>
          <w:rFonts w:ascii="Times New Roman" w:eastAsiaTheme="majorEastAsia" w:hAnsi="Times New Roman" w:cs="Times New Roman"/>
        </w:rPr>
        <w:t xml:space="preserve">. On the other hand, the </w:t>
      </w:r>
      <w:r w:rsidR="00B60CD9" w:rsidRPr="001630EB">
        <w:rPr>
          <w:rFonts w:ascii="Times New Roman" w:eastAsiaTheme="majorEastAsia" w:hAnsi="Times New Roman" w:cs="Times New Roman"/>
        </w:rPr>
        <w:t>partial</w:t>
      </w:r>
      <w:r w:rsidR="00652E58" w:rsidRPr="001630EB">
        <w:rPr>
          <w:rFonts w:ascii="Times New Roman" w:eastAsiaTheme="majorEastAsia" w:hAnsi="Times New Roman" w:cs="Times New Roman"/>
        </w:rPr>
        <w:t xml:space="preserve"> task</w:t>
      </w:r>
      <w:r w:rsidR="00B60CD9" w:rsidRPr="001630EB">
        <w:rPr>
          <w:rFonts w:ascii="Times New Roman" w:eastAsiaTheme="majorEastAsia" w:hAnsi="Times New Roman" w:cs="Times New Roman"/>
        </w:rPr>
        <w:t xml:space="preserve"> has two conditions</w:t>
      </w:r>
      <w:ins w:id="526" w:author="Andrew Delamater" w:date="2025-06-20T17:15:00Z" w16du:dateUtc="2025-06-20T21:15:00Z">
        <w:r w:rsidR="00A336EE">
          <w:rPr>
            <w:rFonts w:ascii="Times New Roman" w:eastAsiaTheme="majorEastAsia" w:hAnsi="Times New Roman" w:cs="Times New Roman"/>
          </w:rPr>
          <w:t xml:space="preserve"> during the reversal phase</w:t>
        </w:r>
      </w:ins>
      <w:r w:rsidR="00652E58" w:rsidRPr="001630EB">
        <w:rPr>
          <w:rFonts w:ascii="Times New Roman" w:eastAsiaTheme="majorEastAsia" w:hAnsi="Times New Roman" w:cs="Times New Roman"/>
        </w:rPr>
        <w:t xml:space="preserve">: reversed (blue) and </w:t>
      </w:r>
      <w:proofErr w:type="spellStart"/>
      <w:r w:rsidR="00652E58" w:rsidRPr="001630EB">
        <w:rPr>
          <w:rFonts w:ascii="Times New Roman" w:eastAsiaTheme="majorEastAsia" w:hAnsi="Times New Roman" w:cs="Times New Roman"/>
        </w:rPr>
        <w:t>nonreversed</w:t>
      </w:r>
      <w:proofErr w:type="spellEnd"/>
      <w:r w:rsidR="00652E58" w:rsidRPr="001630EB">
        <w:rPr>
          <w:rFonts w:ascii="Times New Roman" w:eastAsiaTheme="majorEastAsia" w:hAnsi="Times New Roman" w:cs="Times New Roman"/>
        </w:rPr>
        <w:t xml:space="preserve"> (green)</w:t>
      </w:r>
      <w:ins w:id="527" w:author="Andrew Delamater" w:date="2025-06-20T17:15:00Z" w16du:dateUtc="2025-06-20T21:15:00Z">
        <w:r w:rsidR="00A336EE">
          <w:rPr>
            <w:rFonts w:ascii="Times New Roman" w:eastAsiaTheme="majorEastAsia" w:hAnsi="Times New Roman" w:cs="Times New Roman"/>
          </w:rPr>
          <w:t xml:space="preserve"> trials</w:t>
        </w:r>
      </w:ins>
      <w:r w:rsidR="00652E58" w:rsidRPr="001630EB">
        <w:rPr>
          <w:rFonts w:ascii="Times New Roman" w:eastAsiaTheme="majorEastAsia" w:hAnsi="Times New Roman" w:cs="Times New Roman"/>
        </w:rPr>
        <w:t xml:space="preserve">. </w:t>
      </w:r>
      <w:ins w:id="528" w:author="Andrew Delamater" w:date="2025-06-20T17:16:00Z" w16du:dateUtc="2025-06-20T21:16:00Z">
        <w:r w:rsidR="00A336EE">
          <w:rPr>
            <w:rFonts w:ascii="Times New Roman" w:eastAsiaTheme="majorEastAsia" w:hAnsi="Times New Roman" w:cs="Times New Roman"/>
          </w:rPr>
          <w:t>Although these distinctions did not apply during phase 1 training, th</w:t>
        </w:r>
      </w:ins>
      <w:ins w:id="529" w:author="Andrew Delamater" w:date="2025-06-20T17:17:00Z" w16du:dateUtc="2025-06-20T21:17:00Z">
        <w:r w:rsidR="00A336EE">
          <w:rPr>
            <w:rFonts w:ascii="Times New Roman" w:eastAsiaTheme="majorEastAsia" w:hAnsi="Times New Roman" w:cs="Times New Roman"/>
          </w:rPr>
          <w:t>at</w:t>
        </w:r>
      </w:ins>
      <w:ins w:id="530" w:author="Andrew Delamater" w:date="2025-06-20T17:16:00Z" w16du:dateUtc="2025-06-20T21:16:00Z">
        <w:r w:rsidR="00A336EE">
          <w:rPr>
            <w:rFonts w:ascii="Times New Roman" w:eastAsiaTheme="majorEastAsia" w:hAnsi="Times New Roman" w:cs="Times New Roman"/>
          </w:rPr>
          <w:t xml:space="preserve"> data are segregated </w:t>
        </w:r>
      </w:ins>
      <w:ins w:id="531" w:author="Andrew Delamater" w:date="2025-06-20T17:17:00Z" w16du:dateUtc="2025-06-20T21:17:00Z">
        <w:r w:rsidR="00A336EE">
          <w:rPr>
            <w:rFonts w:ascii="Times New Roman" w:eastAsiaTheme="majorEastAsia" w:hAnsi="Times New Roman" w:cs="Times New Roman"/>
          </w:rPr>
          <w:t>in this manner as well</w:t>
        </w:r>
      </w:ins>
      <w:ins w:id="532" w:author="Andrew Delamater" w:date="2025-06-20T17:16:00Z" w16du:dateUtc="2025-06-20T21:16:00Z">
        <w:r w:rsidR="00A336EE">
          <w:rPr>
            <w:rFonts w:ascii="Times New Roman" w:eastAsiaTheme="majorEastAsia" w:hAnsi="Times New Roman" w:cs="Times New Roman"/>
          </w:rPr>
          <w:t>.</w:t>
        </w:r>
      </w:ins>
      <w:ins w:id="533" w:author="Andrew Delamater" w:date="2025-06-20T17:17:00Z" w16du:dateUtc="2025-06-20T21:17:00Z">
        <w:r w:rsidR="00A336EE">
          <w:rPr>
            <w:rFonts w:ascii="Times New Roman" w:eastAsiaTheme="majorEastAsia" w:hAnsi="Times New Roman" w:cs="Times New Roman"/>
          </w:rPr>
          <w:t xml:space="preserve"> </w:t>
        </w:r>
      </w:ins>
      <w:r w:rsidR="00652E58" w:rsidRPr="001630EB">
        <w:rPr>
          <w:rFonts w:ascii="Times New Roman" w:eastAsiaTheme="majorEastAsia" w:hAnsi="Times New Roman" w:cs="Times New Roman"/>
        </w:rPr>
        <w:t>The critical comparison</w:t>
      </w:r>
      <w:ins w:id="534" w:author="Andrew Delamater" w:date="2025-06-20T17:17:00Z" w16du:dateUtc="2025-06-20T21:17:00Z">
        <w:r w:rsidR="00A336EE">
          <w:rPr>
            <w:rFonts w:ascii="Times New Roman" w:eastAsiaTheme="majorEastAsia" w:hAnsi="Times New Roman" w:cs="Times New Roman"/>
          </w:rPr>
          <w:t>s</w:t>
        </w:r>
      </w:ins>
      <w:r w:rsidR="00652E58" w:rsidRPr="001630EB">
        <w:rPr>
          <w:rFonts w:ascii="Times New Roman" w:eastAsiaTheme="majorEastAsia" w:hAnsi="Times New Roman" w:cs="Times New Roman"/>
        </w:rPr>
        <w:t xml:space="preserve"> </w:t>
      </w:r>
      <w:del w:id="535" w:author="Andrew Delamater" w:date="2025-06-20T17:17:00Z" w16du:dateUtc="2025-06-20T21:17:00Z">
        <w:r w:rsidR="00652E58" w:rsidRPr="001630EB" w:rsidDel="00A336EE">
          <w:rPr>
            <w:rFonts w:ascii="Times New Roman" w:eastAsiaTheme="majorEastAsia" w:hAnsi="Times New Roman" w:cs="Times New Roman"/>
          </w:rPr>
          <w:delText xml:space="preserve">is </w:delText>
        </w:r>
      </w:del>
      <w:ins w:id="536" w:author="Andrew Delamater" w:date="2025-06-20T17:17:00Z" w16du:dateUtc="2025-06-20T21:17:00Z">
        <w:r w:rsidR="00A336EE">
          <w:rPr>
            <w:rFonts w:ascii="Times New Roman" w:eastAsiaTheme="majorEastAsia" w:hAnsi="Times New Roman" w:cs="Times New Roman"/>
          </w:rPr>
          <w:t>are</w:t>
        </w:r>
        <w:r w:rsidR="00A336EE" w:rsidRPr="001630EB">
          <w:rPr>
            <w:rFonts w:ascii="Times New Roman" w:eastAsiaTheme="majorEastAsia" w:hAnsi="Times New Roman" w:cs="Times New Roman"/>
          </w:rPr>
          <w:t xml:space="preserve"> </w:t>
        </w:r>
      </w:ins>
      <w:r w:rsidR="00652E58" w:rsidRPr="001630EB">
        <w:rPr>
          <w:rFonts w:ascii="Times New Roman" w:eastAsiaTheme="majorEastAsia" w:hAnsi="Times New Roman" w:cs="Times New Roman"/>
        </w:rPr>
        <w:t xml:space="preserve">to compare </w:t>
      </w:r>
      <w:r w:rsidR="00CA0C23" w:rsidRPr="001630EB">
        <w:rPr>
          <w:rFonts w:ascii="Times New Roman" w:eastAsiaTheme="majorEastAsia" w:hAnsi="Times New Roman" w:cs="Times New Roman"/>
        </w:rPr>
        <w:t xml:space="preserve">in phase 2 </w:t>
      </w:r>
      <w:r w:rsidR="00652E58" w:rsidRPr="001630EB">
        <w:rPr>
          <w:rFonts w:ascii="Times New Roman" w:eastAsiaTheme="majorEastAsia" w:hAnsi="Times New Roman" w:cs="Times New Roman"/>
        </w:rPr>
        <w:t xml:space="preserve">the reversed exemplars </w:t>
      </w:r>
      <w:r w:rsidR="00CA0C23" w:rsidRPr="001630EB">
        <w:rPr>
          <w:rFonts w:ascii="Times New Roman" w:eastAsiaTheme="majorEastAsia" w:hAnsi="Times New Roman" w:cs="Times New Roman"/>
        </w:rPr>
        <w:t xml:space="preserve">between </w:t>
      </w:r>
      <w:r w:rsidR="00652E58" w:rsidRPr="001630EB">
        <w:rPr>
          <w:rFonts w:ascii="Times New Roman" w:eastAsiaTheme="majorEastAsia" w:hAnsi="Times New Roman" w:cs="Times New Roman"/>
        </w:rPr>
        <w:t xml:space="preserve">the total </w:t>
      </w:r>
      <w:r w:rsidR="00CA0C23" w:rsidRPr="001630EB">
        <w:rPr>
          <w:rFonts w:ascii="Times New Roman" w:eastAsiaTheme="majorEastAsia" w:hAnsi="Times New Roman" w:cs="Times New Roman"/>
        </w:rPr>
        <w:t xml:space="preserve">and the partial task </w:t>
      </w:r>
      <w:r w:rsidR="00652E58" w:rsidRPr="001630EB">
        <w:rPr>
          <w:rFonts w:ascii="Times New Roman" w:eastAsiaTheme="majorEastAsia" w:hAnsi="Times New Roman" w:cs="Times New Roman"/>
        </w:rPr>
        <w:t>(</w:t>
      </w:r>
      <w:r w:rsidR="00652E58" w:rsidRPr="001630EB">
        <w:rPr>
          <w:rFonts w:ascii="Times New Roman" w:eastAsiaTheme="majorEastAsia" w:hAnsi="Times New Roman" w:cs="Times New Roman"/>
          <w:b/>
          <w:bCs/>
        </w:rPr>
        <w:t xml:space="preserve">Figure </w:t>
      </w:r>
      <w:r w:rsidR="0037503F">
        <w:rPr>
          <w:rFonts w:ascii="Times New Roman" w:eastAsiaTheme="majorEastAsia" w:hAnsi="Times New Roman" w:cs="Times New Roman"/>
          <w:b/>
          <w:bCs/>
        </w:rPr>
        <w:t>4</w:t>
      </w:r>
      <w:r w:rsidR="00652E58" w:rsidRPr="001630EB">
        <w:rPr>
          <w:rFonts w:ascii="Times New Roman" w:eastAsiaTheme="majorEastAsia" w:hAnsi="Times New Roman" w:cs="Times New Roman"/>
          <w:b/>
          <w:bCs/>
        </w:rPr>
        <w:t>C</w:t>
      </w:r>
      <w:r w:rsidR="00652E58" w:rsidRPr="001630EB">
        <w:rPr>
          <w:rFonts w:ascii="Times New Roman" w:eastAsiaTheme="majorEastAsia" w:hAnsi="Times New Roman" w:cs="Times New Roman"/>
        </w:rPr>
        <w:t>)</w:t>
      </w:r>
      <w:ins w:id="537" w:author="Andrew Delamater" w:date="2025-06-20T17:18:00Z" w16du:dateUtc="2025-06-20T21:18:00Z">
        <w:r w:rsidR="00A336EE">
          <w:rPr>
            <w:rFonts w:ascii="Times New Roman" w:eastAsiaTheme="majorEastAsia" w:hAnsi="Times New Roman" w:cs="Times New Roman"/>
          </w:rPr>
          <w:t xml:space="preserve">, and to assess performance on </w:t>
        </w:r>
        <w:proofErr w:type="spellStart"/>
        <w:r w:rsidR="00A336EE">
          <w:rPr>
            <w:rFonts w:ascii="Times New Roman" w:eastAsiaTheme="majorEastAsia" w:hAnsi="Times New Roman" w:cs="Times New Roman"/>
          </w:rPr>
          <w:t>nonreversed</w:t>
        </w:r>
        <w:proofErr w:type="spellEnd"/>
        <w:r w:rsidR="00A336EE">
          <w:rPr>
            <w:rFonts w:ascii="Times New Roman" w:eastAsiaTheme="majorEastAsia" w:hAnsi="Times New Roman" w:cs="Times New Roman"/>
          </w:rPr>
          <w:t xml:space="preserve"> trials in the partial task</w:t>
        </w:r>
      </w:ins>
      <w:r w:rsidR="008250A0" w:rsidRPr="001630EB">
        <w:rPr>
          <w:rFonts w:ascii="Times New Roman" w:eastAsiaTheme="majorEastAsia" w:hAnsi="Times New Roman" w:cs="Times New Roman"/>
        </w:rPr>
        <w:t>.</w:t>
      </w:r>
      <w:r w:rsidR="00CA0C23" w:rsidRPr="001630EB">
        <w:rPr>
          <w:rFonts w:ascii="Times New Roman" w:eastAsiaTheme="majorEastAsia" w:hAnsi="Times New Roman" w:cs="Times New Roman"/>
        </w:rPr>
        <w:t xml:space="preserve"> </w:t>
      </w:r>
    </w:p>
    <w:p w14:paraId="55D31D4F" w14:textId="69DAAA54" w:rsidR="00830EB3" w:rsidRPr="001630EB" w:rsidRDefault="00CA0C23" w:rsidP="00492385">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w:t>
      </w:r>
      <w:proofErr w:type="spellStart"/>
      <w:r w:rsidRPr="001630EB">
        <w:rPr>
          <w:rFonts w:ascii="Times New Roman" w:eastAsiaTheme="majorEastAsia" w:hAnsi="Times New Roman" w:cs="Times New Roman"/>
        </w:rPr>
        <w:t>LogMM</w:t>
      </w:r>
      <w:proofErr w:type="spellEnd"/>
      <w:r w:rsidRPr="001630EB">
        <w:rPr>
          <w:rFonts w:ascii="Times New Roman" w:eastAsiaTheme="majorEastAsia" w:hAnsi="Times New Roman" w:cs="Times New Roman"/>
        </w:rPr>
        <w:t xml:space="preserve"> </w:t>
      </w:r>
      <w:r w:rsidR="006C79C6" w:rsidRPr="001630EB">
        <w:rPr>
          <w:rFonts w:ascii="Times New Roman" w:eastAsiaTheme="majorEastAsia" w:hAnsi="Times New Roman" w:cs="Times New Roman"/>
        </w:rPr>
        <w:t>reveal</w:t>
      </w:r>
      <w:ins w:id="538" w:author="Andrew Delamater" w:date="2025-06-20T17:19:00Z" w16du:dateUtc="2025-06-20T21:19:00Z">
        <w:r w:rsidR="009A7216">
          <w:rPr>
            <w:rFonts w:ascii="Times New Roman" w:eastAsiaTheme="majorEastAsia" w:hAnsi="Times New Roman" w:cs="Times New Roman"/>
          </w:rPr>
          <w:t>ed</w:t>
        </w:r>
      </w:ins>
      <w:r w:rsidR="006C79C6" w:rsidRPr="001630EB">
        <w:rPr>
          <w:rFonts w:ascii="Times New Roman" w:eastAsiaTheme="majorEastAsia" w:hAnsi="Times New Roman" w:cs="Times New Roman"/>
        </w:rPr>
        <w:t xml:space="preserve"> a positive </w:t>
      </w:r>
      <w:r w:rsidR="0013312D" w:rsidRPr="001630EB">
        <w:rPr>
          <w:rFonts w:ascii="Times New Roman" w:eastAsiaTheme="majorEastAsia" w:hAnsi="Times New Roman" w:cs="Times New Roman"/>
        </w:rPr>
        <w:t>main effect for total vs partial</w:t>
      </w:r>
      <w:r w:rsidR="00400729" w:rsidRPr="001630EB">
        <w:rPr>
          <w:rFonts w:ascii="Times New Roman" w:eastAsiaTheme="majorEastAsia" w:hAnsi="Times New Roman" w:cs="Times New Roman"/>
        </w:rPr>
        <w:t xml:space="preserve"> [</w:t>
      </w:r>
      <m:oMath>
        <m:sSub>
          <m:sSubPr>
            <m:ctrlPr>
              <w:ins w:id="539"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1630EB">
        <w:rPr>
          <w:rFonts w:ascii="Times New Roman" w:eastAsiaTheme="majorEastAsia" w:hAnsi="Times New Roman" w:cs="Times New Roman"/>
        </w:rPr>
        <w:t>]</w:t>
      </w:r>
      <w:r w:rsidR="0013312D" w:rsidRPr="001630EB">
        <w:rPr>
          <w:rFonts w:ascii="Times New Roman" w:eastAsiaTheme="majorEastAsia" w:hAnsi="Times New Roman" w:cs="Times New Roman"/>
        </w:rPr>
        <w:t xml:space="preserve">, suggesting that </w:t>
      </w:r>
      <w:r w:rsidR="008217F0" w:rsidRPr="001630EB">
        <w:rPr>
          <w:rFonts w:ascii="Times New Roman" w:eastAsiaTheme="majorEastAsia" w:hAnsi="Times New Roman" w:cs="Times New Roman"/>
        </w:rPr>
        <w:t xml:space="preserve">in phase 2, </w:t>
      </w:r>
      <w:del w:id="540" w:author="Andrew Delamater" w:date="2025-06-20T17:19:00Z" w16du:dateUtc="2025-06-20T21:19:00Z">
        <w:r w:rsidR="008217F0" w:rsidRPr="001630EB" w:rsidDel="009A7216">
          <w:rPr>
            <w:rFonts w:ascii="Times New Roman" w:eastAsiaTheme="majorEastAsia" w:hAnsi="Times New Roman" w:cs="Times New Roman"/>
          </w:rPr>
          <w:delText xml:space="preserve">in average </w:delText>
        </w:r>
      </w:del>
      <w:r w:rsidR="008217F0" w:rsidRPr="001630EB">
        <w:rPr>
          <w:rFonts w:ascii="Times New Roman" w:eastAsiaTheme="majorEastAsia" w:hAnsi="Times New Roman" w:cs="Times New Roman"/>
        </w:rPr>
        <w:t xml:space="preserve">participants </w:t>
      </w:r>
      <w:r w:rsidR="000A467A">
        <w:rPr>
          <w:rFonts w:ascii="Times New Roman" w:eastAsiaTheme="majorEastAsia" w:hAnsi="Times New Roman" w:cs="Times New Roman"/>
        </w:rPr>
        <w:t xml:space="preserve">had higher correct scores in </w:t>
      </w:r>
      <w:r w:rsidR="008217F0" w:rsidRPr="001630EB">
        <w:rPr>
          <w:rFonts w:ascii="Times New Roman" w:eastAsiaTheme="majorEastAsia" w:hAnsi="Times New Roman" w:cs="Times New Roman"/>
        </w:rPr>
        <w:t xml:space="preserve">the </w:t>
      </w:r>
      <w:ins w:id="541" w:author="Andrew Delamater" w:date="2025-06-20T17:19:00Z" w16du:dateUtc="2025-06-20T21:19:00Z">
        <w:r w:rsidR="009A7216">
          <w:rPr>
            <w:rFonts w:ascii="Times New Roman" w:eastAsiaTheme="majorEastAsia" w:hAnsi="Times New Roman" w:cs="Times New Roman"/>
          </w:rPr>
          <w:t>T</w:t>
        </w:r>
      </w:ins>
      <w:del w:id="542" w:author="Andrew Delamater" w:date="2025-06-20T17:19:00Z" w16du:dateUtc="2025-06-20T21:19:00Z">
        <w:r w:rsidR="008217F0" w:rsidRPr="001630EB" w:rsidDel="009A7216">
          <w:rPr>
            <w:rFonts w:ascii="Times New Roman" w:eastAsiaTheme="majorEastAsia" w:hAnsi="Times New Roman" w:cs="Times New Roman"/>
          </w:rPr>
          <w:delText>t</w:delText>
        </w:r>
      </w:del>
      <w:r w:rsidR="008217F0" w:rsidRPr="001630EB">
        <w:rPr>
          <w:rFonts w:ascii="Times New Roman" w:eastAsiaTheme="majorEastAsia" w:hAnsi="Times New Roman" w:cs="Times New Roman"/>
        </w:rPr>
        <w:t>otal</w:t>
      </w:r>
      <w:ins w:id="543" w:author="Andrew Delamater" w:date="2025-06-20T17:19:00Z" w16du:dateUtc="2025-06-20T21:19:00Z">
        <w:r w:rsidR="009A7216">
          <w:rPr>
            <w:rFonts w:ascii="Times New Roman" w:eastAsiaTheme="majorEastAsia" w:hAnsi="Times New Roman" w:cs="Times New Roman"/>
          </w:rPr>
          <w:t xml:space="preserve"> than Partial Reversal</w:t>
        </w:r>
      </w:ins>
      <w:r w:rsidR="008217F0" w:rsidRPr="001630EB">
        <w:rPr>
          <w:rFonts w:ascii="Times New Roman" w:eastAsiaTheme="majorEastAsia" w:hAnsi="Times New Roman" w:cs="Times New Roman"/>
        </w:rPr>
        <w:t xml:space="preserve"> task. </w:t>
      </w:r>
      <w:r w:rsidR="003C5594">
        <w:rPr>
          <w:rFonts w:ascii="Times New Roman" w:eastAsiaTheme="majorEastAsia" w:hAnsi="Times New Roman" w:cs="Times New Roman"/>
        </w:rPr>
        <w:t>T</w:t>
      </w:r>
      <w:r w:rsidR="008217F0" w:rsidRPr="001630EB">
        <w:rPr>
          <w:rFonts w:ascii="Times New Roman" w:eastAsiaTheme="majorEastAsia" w:hAnsi="Times New Roman" w:cs="Times New Roman"/>
        </w:rPr>
        <w:t xml:space="preserve">here is </w:t>
      </w:r>
      <w:r w:rsidR="003C5594">
        <w:rPr>
          <w:rFonts w:ascii="Times New Roman" w:eastAsiaTheme="majorEastAsia" w:hAnsi="Times New Roman" w:cs="Times New Roman"/>
        </w:rPr>
        <w:t xml:space="preserve">also </w:t>
      </w:r>
      <w:r w:rsidR="008217F0" w:rsidRPr="001630EB">
        <w:rPr>
          <w:rFonts w:ascii="Times New Roman" w:eastAsiaTheme="majorEastAsia" w:hAnsi="Times New Roman" w:cs="Times New Roman"/>
        </w:rPr>
        <w:t xml:space="preserve">a </w:t>
      </w:r>
      <w:r w:rsidR="006C79C6" w:rsidRPr="001630EB">
        <w:rPr>
          <w:rFonts w:ascii="Times New Roman" w:eastAsiaTheme="majorEastAsia" w:hAnsi="Times New Roman" w:cs="Times New Roman"/>
        </w:rPr>
        <w:t xml:space="preserve">positive </w:t>
      </w:r>
      <w:r w:rsidR="008217F0" w:rsidRPr="001630EB">
        <w:rPr>
          <w:rFonts w:ascii="Times New Roman" w:eastAsiaTheme="majorEastAsia" w:hAnsi="Times New Roman" w:cs="Times New Roman"/>
        </w:rPr>
        <w:t xml:space="preserve">main effect </w:t>
      </w:r>
      <w:ins w:id="544" w:author="Andrew Delamater" w:date="2025-06-20T17:20:00Z" w16du:dateUtc="2025-06-20T21:20:00Z">
        <w:r w:rsidR="009A7216">
          <w:rPr>
            <w:rFonts w:ascii="Times New Roman" w:eastAsiaTheme="majorEastAsia" w:hAnsi="Times New Roman" w:cs="Times New Roman"/>
          </w:rPr>
          <w:t>of</w:t>
        </w:r>
      </w:ins>
      <w:del w:id="545" w:author="Andrew Delamater" w:date="2025-06-20T17:20:00Z" w16du:dateUtc="2025-06-20T21:20:00Z">
        <w:r w:rsidR="008217F0" w:rsidRPr="001630EB" w:rsidDel="009A7216">
          <w:rPr>
            <w:rFonts w:ascii="Times New Roman" w:eastAsiaTheme="majorEastAsia" w:hAnsi="Times New Roman" w:cs="Times New Roman"/>
          </w:rPr>
          <w:delText>in</w:delText>
        </w:r>
      </w:del>
      <w:r w:rsidR="008217F0" w:rsidRPr="001630EB">
        <w:rPr>
          <w:rFonts w:ascii="Times New Roman" w:eastAsiaTheme="majorEastAsia" w:hAnsi="Times New Roman" w:cs="Times New Roman"/>
        </w:rPr>
        <w:t xml:space="preserve"> blocks</w:t>
      </w:r>
      <w:r w:rsidR="006C79C6" w:rsidRPr="001630EB">
        <w:rPr>
          <w:rFonts w:ascii="Times New Roman" w:eastAsiaTheme="majorEastAsia" w:hAnsi="Times New Roman" w:cs="Times New Roman"/>
        </w:rPr>
        <w:t xml:space="preserve"> </w:t>
      </w:r>
      <w:r w:rsidR="00A16D64" w:rsidRPr="001630EB">
        <w:rPr>
          <w:rFonts w:ascii="Times New Roman" w:eastAsiaTheme="majorEastAsia" w:hAnsi="Times New Roman" w:cs="Times New Roman"/>
        </w:rPr>
        <w:t>[</w:t>
      </w:r>
      <m:oMath>
        <m:sSub>
          <m:sSubPr>
            <m:ctrlPr>
              <w:ins w:id="546"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1630EB">
        <w:rPr>
          <w:rFonts w:ascii="Times New Roman" w:eastAsiaTheme="majorEastAsia" w:hAnsi="Times New Roman" w:cs="Times New Roman"/>
        </w:rPr>
        <w:t>]</w:t>
      </w:r>
      <w:r w:rsidR="006C79C6" w:rsidRPr="001630EB">
        <w:rPr>
          <w:rFonts w:ascii="Times New Roman" w:eastAsiaTheme="majorEastAsia" w:hAnsi="Times New Roman" w:cs="Times New Roman"/>
        </w:rPr>
        <w:t xml:space="preserve">, which suggest that </w:t>
      </w:r>
      <w:del w:id="547" w:author="Andrew Delamater" w:date="2025-06-20T17:20:00Z" w16du:dateUtc="2025-06-20T21:20:00Z">
        <w:r w:rsidR="006C79C6" w:rsidRPr="001630EB" w:rsidDel="009A7216">
          <w:rPr>
            <w:rFonts w:ascii="Times New Roman" w:eastAsiaTheme="majorEastAsia" w:hAnsi="Times New Roman" w:cs="Times New Roman"/>
          </w:rPr>
          <w:delText xml:space="preserve">that </w:delText>
        </w:r>
      </w:del>
      <w:r w:rsidR="006C79C6" w:rsidRPr="001630EB">
        <w:rPr>
          <w:rFonts w:ascii="Times New Roman" w:eastAsiaTheme="majorEastAsia" w:hAnsi="Times New Roman" w:cs="Times New Roman"/>
        </w:rPr>
        <w:t xml:space="preserve">participants </w:t>
      </w:r>
      <w:del w:id="548" w:author="Andrew Delamater" w:date="2025-06-20T17:20:00Z" w16du:dateUtc="2025-06-20T21:20:00Z">
        <w:r w:rsidR="006C79C6" w:rsidRPr="001630EB" w:rsidDel="009A7216">
          <w:rPr>
            <w:rFonts w:ascii="Times New Roman" w:eastAsiaTheme="majorEastAsia" w:hAnsi="Times New Roman" w:cs="Times New Roman"/>
          </w:rPr>
          <w:delText xml:space="preserve">are </w:delText>
        </w:r>
      </w:del>
      <w:r w:rsidR="003C5594">
        <w:rPr>
          <w:rFonts w:ascii="Times New Roman" w:eastAsiaTheme="majorEastAsia" w:hAnsi="Times New Roman" w:cs="Times New Roman"/>
        </w:rPr>
        <w:t>improv</w:t>
      </w:r>
      <w:ins w:id="549" w:author="Andrew Delamater" w:date="2025-06-20T17:20:00Z" w16du:dateUtc="2025-06-20T21:20:00Z">
        <w:r w:rsidR="009A7216">
          <w:rPr>
            <w:rFonts w:ascii="Times New Roman" w:eastAsiaTheme="majorEastAsia" w:hAnsi="Times New Roman" w:cs="Times New Roman"/>
          </w:rPr>
          <w:t>ed</w:t>
        </w:r>
      </w:ins>
      <w:del w:id="550" w:author="Andrew Delamater" w:date="2025-06-20T17:20:00Z" w16du:dateUtc="2025-06-20T21:20:00Z">
        <w:r w:rsidR="003C5594" w:rsidDel="009A7216">
          <w:rPr>
            <w:rFonts w:ascii="Times New Roman" w:eastAsiaTheme="majorEastAsia" w:hAnsi="Times New Roman" w:cs="Times New Roman"/>
          </w:rPr>
          <w:delText>ing</w:delText>
        </w:r>
      </w:del>
      <w:r w:rsidR="003C5594">
        <w:rPr>
          <w:rFonts w:ascii="Times New Roman" w:eastAsiaTheme="majorEastAsia" w:hAnsi="Times New Roman" w:cs="Times New Roman"/>
        </w:rPr>
        <w:t xml:space="preserve"> </w:t>
      </w:r>
      <w:del w:id="551" w:author="Andrew Delamater" w:date="2025-06-20T17:20:00Z" w16du:dateUtc="2025-06-20T21:20:00Z">
        <w:r w:rsidR="003C5594" w:rsidDel="009A7216">
          <w:rPr>
            <w:rFonts w:ascii="Times New Roman" w:eastAsiaTheme="majorEastAsia" w:hAnsi="Times New Roman" w:cs="Times New Roman"/>
          </w:rPr>
          <w:delText xml:space="preserve">their correct scores </w:delText>
        </w:r>
      </w:del>
      <w:r w:rsidR="003C5594">
        <w:rPr>
          <w:rFonts w:ascii="Times New Roman" w:eastAsiaTheme="majorEastAsia" w:hAnsi="Times New Roman" w:cs="Times New Roman"/>
        </w:rPr>
        <w:t xml:space="preserve">across </w:t>
      </w:r>
      <w:ins w:id="552" w:author="Andrew Delamater" w:date="2025-06-20T17:20:00Z" w16du:dateUtc="2025-06-20T21:20:00Z">
        <w:r w:rsidR="009A7216">
          <w:rPr>
            <w:rFonts w:ascii="Times New Roman" w:eastAsiaTheme="majorEastAsia" w:hAnsi="Times New Roman" w:cs="Times New Roman"/>
          </w:rPr>
          <w:t xml:space="preserve">reversal </w:t>
        </w:r>
      </w:ins>
      <w:r w:rsidR="003C5594">
        <w:rPr>
          <w:rFonts w:ascii="Times New Roman" w:eastAsiaTheme="majorEastAsia" w:hAnsi="Times New Roman" w:cs="Times New Roman"/>
        </w:rPr>
        <w:t>trials</w:t>
      </w:r>
      <w:r w:rsidR="00D00AB2" w:rsidRPr="001630EB">
        <w:rPr>
          <w:rFonts w:ascii="Times New Roman" w:eastAsiaTheme="majorEastAsia" w:hAnsi="Times New Roman" w:cs="Times New Roman"/>
        </w:rPr>
        <w:t xml:space="preserve">. However, the interaction between task and blocks was not significant </w:t>
      </w:r>
      <w:r w:rsidR="00BE63D5" w:rsidRPr="001630EB">
        <w:rPr>
          <w:rFonts w:ascii="Times New Roman" w:eastAsiaTheme="majorEastAsia" w:hAnsi="Times New Roman" w:cs="Times New Roman"/>
        </w:rPr>
        <w:t>[</w:t>
      </w:r>
      <m:oMath>
        <m:sSub>
          <m:sSubPr>
            <m:ctrlPr>
              <w:ins w:id="553"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1630EB">
        <w:rPr>
          <w:rFonts w:ascii="Times New Roman" w:eastAsiaTheme="majorEastAsia" w:hAnsi="Times New Roman" w:cs="Times New Roman"/>
        </w:rPr>
        <w:t>]</w:t>
      </w:r>
      <w:r w:rsidR="00D00AB2" w:rsidRPr="001630EB">
        <w:rPr>
          <w:rFonts w:ascii="Times New Roman" w:eastAsiaTheme="majorEastAsia" w:hAnsi="Times New Roman" w:cs="Times New Roman"/>
        </w:rPr>
        <w:t xml:space="preserve">. </w:t>
      </w:r>
      <w:r w:rsidR="009B3F48" w:rsidRPr="001630EB">
        <w:rPr>
          <w:rFonts w:ascii="Times New Roman" w:eastAsiaTheme="majorEastAsia" w:hAnsi="Times New Roman" w:cs="Times New Roman"/>
        </w:rPr>
        <w:t xml:space="preserve">Just to corroborate that </w:t>
      </w:r>
      <w:r w:rsidR="00650B7D" w:rsidRPr="001630EB">
        <w:rPr>
          <w:rFonts w:ascii="Times New Roman" w:eastAsiaTheme="majorEastAsia" w:hAnsi="Times New Roman" w:cs="Times New Roman"/>
        </w:rPr>
        <w:t xml:space="preserve">partial reversal impaired </w:t>
      </w:r>
      <w:r w:rsidR="0016182F" w:rsidRPr="001630EB">
        <w:rPr>
          <w:rFonts w:ascii="Times New Roman" w:eastAsiaTheme="majorEastAsia" w:hAnsi="Times New Roman" w:cs="Times New Roman"/>
        </w:rPr>
        <w:t>reacquisition</w:t>
      </w:r>
      <w:r w:rsidR="00650B7D" w:rsidRPr="001630EB">
        <w:rPr>
          <w:rFonts w:ascii="Times New Roman" w:eastAsiaTheme="majorEastAsia" w:hAnsi="Times New Roman" w:cs="Times New Roman"/>
        </w:rPr>
        <w:t xml:space="preserve"> of the categories, we tested the first block </w:t>
      </w:r>
      <w:r w:rsidR="0016182F" w:rsidRPr="001630EB">
        <w:rPr>
          <w:rFonts w:ascii="Times New Roman" w:eastAsiaTheme="majorEastAsia" w:hAnsi="Times New Roman" w:cs="Times New Roman"/>
        </w:rPr>
        <w:t xml:space="preserve">between </w:t>
      </w:r>
      <w:ins w:id="554" w:author="Andrew Delamater" w:date="2025-06-20T17:20:00Z" w16du:dateUtc="2025-06-20T21:20:00Z">
        <w:r w:rsidR="009A7216">
          <w:rPr>
            <w:rFonts w:ascii="Times New Roman" w:eastAsiaTheme="majorEastAsia" w:hAnsi="Times New Roman" w:cs="Times New Roman"/>
          </w:rPr>
          <w:t>T</w:t>
        </w:r>
      </w:ins>
      <w:del w:id="555" w:author="Andrew Delamater" w:date="2025-06-20T17:20:00Z" w16du:dateUtc="2025-06-20T21:20:00Z">
        <w:r w:rsidR="0016182F" w:rsidRPr="001630EB" w:rsidDel="009A7216">
          <w:rPr>
            <w:rFonts w:ascii="Times New Roman" w:eastAsiaTheme="majorEastAsia" w:hAnsi="Times New Roman" w:cs="Times New Roman"/>
          </w:rPr>
          <w:delText>t</w:delText>
        </w:r>
      </w:del>
      <w:r w:rsidR="0016182F" w:rsidRPr="001630EB">
        <w:rPr>
          <w:rFonts w:ascii="Times New Roman" w:eastAsiaTheme="majorEastAsia" w:hAnsi="Times New Roman" w:cs="Times New Roman"/>
        </w:rPr>
        <w:t xml:space="preserve">otal vs </w:t>
      </w:r>
      <w:ins w:id="556" w:author="Andrew Delamater" w:date="2025-06-20T17:20:00Z" w16du:dateUtc="2025-06-20T21:20:00Z">
        <w:r w:rsidR="009A7216">
          <w:rPr>
            <w:rFonts w:ascii="Times New Roman" w:eastAsiaTheme="majorEastAsia" w:hAnsi="Times New Roman" w:cs="Times New Roman"/>
          </w:rPr>
          <w:t>P</w:t>
        </w:r>
      </w:ins>
      <w:del w:id="557" w:author="Andrew Delamater" w:date="2025-06-20T17:20:00Z" w16du:dateUtc="2025-06-20T21:20:00Z">
        <w:r w:rsidR="0016182F" w:rsidRPr="001630EB" w:rsidDel="009A7216">
          <w:rPr>
            <w:rFonts w:ascii="Times New Roman" w:eastAsiaTheme="majorEastAsia" w:hAnsi="Times New Roman" w:cs="Times New Roman"/>
          </w:rPr>
          <w:delText>p</w:delText>
        </w:r>
      </w:del>
      <w:r w:rsidR="0016182F" w:rsidRPr="001630EB">
        <w:rPr>
          <w:rFonts w:ascii="Times New Roman" w:eastAsiaTheme="majorEastAsia" w:hAnsi="Times New Roman" w:cs="Times New Roman"/>
        </w:rPr>
        <w:t xml:space="preserve">artial, and we found a significant and large effect </w:t>
      </w:r>
      <w:r w:rsidR="00BC00D1" w:rsidRPr="001630EB">
        <w:rPr>
          <w:rFonts w:ascii="Times New Roman" w:eastAsiaTheme="majorEastAsia" w:hAnsi="Times New Roman" w:cs="Times New Roman"/>
        </w:rPr>
        <w:t>[</w:t>
      </w:r>
      <m:oMath>
        <m:sSub>
          <m:sSubPr>
            <m:ctrlPr>
              <w:ins w:id="558"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1630EB">
        <w:rPr>
          <w:rFonts w:ascii="Times New Roman" w:eastAsiaTheme="majorEastAsia" w:hAnsi="Times New Roman" w:cs="Times New Roman"/>
        </w:rPr>
        <w:t>]</w:t>
      </w:r>
      <w:r w:rsidR="0016182F" w:rsidRPr="001630EB">
        <w:rPr>
          <w:rFonts w:ascii="Times New Roman" w:eastAsiaTheme="majorEastAsia" w:hAnsi="Times New Roman" w:cs="Times New Roman"/>
        </w:rPr>
        <w:t>.</w:t>
      </w:r>
      <w:del w:id="559" w:author="Andrew Delamater" w:date="2025-06-20T17:21:00Z" w16du:dateUtc="2025-06-20T21:21:00Z">
        <w:r w:rsidR="0016182F" w:rsidRPr="001630EB" w:rsidDel="009A7216">
          <w:rPr>
            <w:rFonts w:ascii="Times New Roman" w:eastAsiaTheme="majorEastAsia" w:hAnsi="Times New Roman" w:cs="Times New Roman"/>
          </w:rPr>
          <w:delText xml:space="preserve"> </w:delText>
        </w:r>
      </w:del>
    </w:p>
    <w:p w14:paraId="06D65AB5" w14:textId="775DA637" w:rsidR="00B25603" w:rsidRPr="001630EB" w:rsidRDefault="00B25603" w:rsidP="00B25603">
      <w:pPr>
        <w:pStyle w:val="Heading3"/>
        <w:rPr>
          <w:rFonts w:ascii="Times New Roman" w:hAnsi="Times New Roman" w:cs="Times New Roman"/>
        </w:rPr>
      </w:pPr>
      <w:r w:rsidRPr="001630EB">
        <w:rPr>
          <w:rFonts w:ascii="Times New Roman" w:hAnsi="Times New Roman" w:cs="Times New Roman"/>
        </w:rPr>
        <w:t xml:space="preserve">No </w:t>
      </w:r>
      <w:r w:rsidR="00480FB8" w:rsidRPr="001630EB">
        <w:rPr>
          <w:rFonts w:ascii="Times New Roman" w:hAnsi="Times New Roman" w:cs="Times New Roman"/>
        </w:rPr>
        <w:t>D</w:t>
      </w:r>
      <w:r w:rsidRPr="001630EB">
        <w:rPr>
          <w:rFonts w:ascii="Times New Roman" w:hAnsi="Times New Roman" w:cs="Times New Roman"/>
        </w:rPr>
        <w:t xml:space="preserve">ifferences in </w:t>
      </w:r>
      <w:r w:rsidR="00480FB8" w:rsidRPr="001630EB">
        <w:rPr>
          <w:rFonts w:ascii="Times New Roman" w:hAnsi="Times New Roman" w:cs="Times New Roman"/>
        </w:rPr>
        <w:t>R</w:t>
      </w:r>
      <w:r w:rsidRPr="001630EB">
        <w:rPr>
          <w:rFonts w:ascii="Times New Roman" w:hAnsi="Times New Roman" w:cs="Times New Roman"/>
        </w:rPr>
        <w:t xml:space="preserve">eaction </w:t>
      </w:r>
      <w:r w:rsidR="00480FB8" w:rsidRPr="001630EB">
        <w:rPr>
          <w:rFonts w:ascii="Times New Roman" w:hAnsi="Times New Roman" w:cs="Times New Roman"/>
        </w:rPr>
        <w:t>T</w:t>
      </w:r>
      <w:r w:rsidRPr="001630EB">
        <w:rPr>
          <w:rFonts w:ascii="Times New Roman" w:hAnsi="Times New Roman" w:cs="Times New Roman"/>
        </w:rPr>
        <w:t xml:space="preserve">ime </w:t>
      </w:r>
      <w:r w:rsidR="00480FB8" w:rsidRPr="001630EB">
        <w:rPr>
          <w:rFonts w:ascii="Times New Roman" w:hAnsi="Times New Roman" w:cs="Times New Roman"/>
        </w:rPr>
        <w:t>A</w:t>
      </w:r>
      <w:r w:rsidRPr="001630EB">
        <w:rPr>
          <w:rFonts w:ascii="Times New Roman" w:hAnsi="Times New Roman" w:cs="Times New Roman"/>
        </w:rPr>
        <w:t xml:space="preserve">fter </w:t>
      </w:r>
      <w:r w:rsidR="00480FB8" w:rsidRPr="001630EB">
        <w:rPr>
          <w:rFonts w:ascii="Times New Roman" w:hAnsi="Times New Roman" w:cs="Times New Roman"/>
        </w:rPr>
        <w:t>R</w:t>
      </w:r>
      <w:r w:rsidRPr="001630EB">
        <w:rPr>
          <w:rFonts w:ascii="Times New Roman" w:hAnsi="Times New Roman" w:cs="Times New Roman"/>
        </w:rPr>
        <w:t>eversal</w:t>
      </w:r>
    </w:p>
    <w:p w14:paraId="67D5AEC1" w14:textId="279C4B40" w:rsidR="001B1AD2" w:rsidRPr="001630EB" w:rsidRDefault="00492385" w:rsidP="001B1AD2">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We also tested the </w:t>
      </w:r>
      <w:r w:rsidR="00886078" w:rsidRPr="001630EB">
        <w:rPr>
          <w:rFonts w:ascii="Times New Roman" w:eastAsiaTheme="majorEastAsia" w:hAnsi="Times New Roman" w:cs="Times New Roman"/>
        </w:rPr>
        <w:t xml:space="preserve">RT for </w:t>
      </w:r>
      <w:r w:rsidRPr="001630EB">
        <w:rPr>
          <w:rFonts w:ascii="Times New Roman" w:eastAsiaTheme="majorEastAsia" w:hAnsi="Times New Roman" w:cs="Times New Roman"/>
        </w:rPr>
        <w:t xml:space="preserve">the second </w:t>
      </w:r>
      <w:r w:rsidR="00886078" w:rsidRPr="001630EB">
        <w:rPr>
          <w:rFonts w:ascii="Times New Roman" w:eastAsiaTheme="majorEastAsia" w:hAnsi="Times New Roman" w:cs="Times New Roman"/>
        </w:rPr>
        <w:t xml:space="preserve">phase with </w:t>
      </w:r>
      <w:r w:rsidR="005E0058" w:rsidRPr="001630EB">
        <w:rPr>
          <w:rFonts w:ascii="Times New Roman" w:eastAsiaTheme="majorEastAsia" w:hAnsi="Times New Roman" w:cs="Times New Roman"/>
        </w:rPr>
        <w:t>an</w:t>
      </w:r>
      <w:r w:rsidR="00886078" w:rsidRPr="001630EB">
        <w:rPr>
          <w:rFonts w:ascii="Times New Roman" w:eastAsiaTheme="majorEastAsia" w:hAnsi="Times New Roman" w:cs="Times New Roman"/>
        </w:rPr>
        <w:t xml:space="preserve"> LMM. We found that the RT was not distinct between </w:t>
      </w:r>
      <w:r w:rsidR="00F44428" w:rsidRPr="001630EB">
        <w:rPr>
          <w:rFonts w:ascii="Times New Roman" w:eastAsiaTheme="majorEastAsia" w:hAnsi="Times New Roman" w:cs="Times New Roman"/>
        </w:rPr>
        <w:t>tasks</w:t>
      </w:r>
      <w:r w:rsidR="00886078" w:rsidRPr="001630EB">
        <w:rPr>
          <w:rFonts w:ascii="Times New Roman" w:eastAsiaTheme="majorEastAsia" w:hAnsi="Times New Roman" w:cs="Times New Roman"/>
        </w:rPr>
        <w:t xml:space="preserve"> (</w:t>
      </w:r>
      <w:ins w:id="560" w:author="Andrew Delamater" w:date="2025-06-20T17:21:00Z" w16du:dateUtc="2025-06-20T21:21:00Z">
        <w:r w:rsidR="009A7216">
          <w:rPr>
            <w:rFonts w:ascii="Times New Roman" w:eastAsiaTheme="majorEastAsia" w:hAnsi="Times New Roman" w:cs="Times New Roman"/>
          </w:rPr>
          <w:t>T</w:t>
        </w:r>
      </w:ins>
      <w:del w:id="561" w:author="Andrew Delamater" w:date="2025-06-20T17:21:00Z" w16du:dateUtc="2025-06-20T21:21:00Z">
        <w:r w:rsidR="00886078" w:rsidRPr="001630EB" w:rsidDel="009A7216">
          <w:rPr>
            <w:rFonts w:ascii="Times New Roman" w:eastAsiaTheme="majorEastAsia" w:hAnsi="Times New Roman" w:cs="Times New Roman"/>
          </w:rPr>
          <w:delText>t</w:delText>
        </w:r>
      </w:del>
      <w:r w:rsidR="00886078" w:rsidRPr="001630EB">
        <w:rPr>
          <w:rFonts w:ascii="Times New Roman" w:eastAsiaTheme="majorEastAsia" w:hAnsi="Times New Roman" w:cs="Times New Roman"/>
        </w:rPr>
        <w:t xml:space="preserve">otal versus </w:t>
      </w:r>
      <w:ins w:id="562" w:author="Andrew Delamater" w:date="2025-06-20T17:21:00Z" w16du:dateUtc="2025-06-20T21:21:00Z">
        <w:r w:rsidR="009A7216">
          <w:rPr>
            <w:rFonts w:ascii="Times New Roman" w:eastAsiaTheme="majorEastAsia" w:hAnsi="Times New Roman" w:cs="Times New Roman"/>
          </w:rPr>
          <w:t>P</w:t>
        </w:r>
      </w:ins>
      <w:del w:id="563" w:author="Andrew Delamater" w:date="2025-06-20T17:21:00Z" w16du:dateUtc="2025-06-20T21:21:00Z">
        <w:r w:rsidR="00886078" w:rsidRPr="001630EB" w:rsidDel="009A7216">
          <w:rPr>
            <w:rFonts w:ascii="Times New Roman" w:eastAsiaTheme="majorEastAsia" w:hAnsi="Times New Roman" w:cs="Times New Roman"/>
          </w:rPr>
          <w:delText>p</w:delText>
        </w:r>
      </w:del>
      <w:r w:rsidR="00886078" w:rsidRPr="001630EB">
        <w:rPr>
          <w:rFonts w:ascii="Times New Roman" w:eastAsiaTheme="majorEastAsia" w:hAnsi="Times New Roman" w:cs="Times New Roman"/>
        </w:rPr>
        <w:t xml:space="preserve">artial) </w:t>
      </w:r>
      <w:r w:rsidR="00F13933" w:rsidRPr="001630EB">
        <w:rPr>
          <w:rFonts w:ascii="Times New Roman" w:eastAsiaTheme="majorEastAsia" w:hAnsi="Times New Roman" w:cs="Times New Roman"/>
        </w:rPr>
        <w:t>[</w:t>
      </w:r>
      <m:oMath>
        <m:sSub>
          <m:sSubPr>
            <m:ctrlPr>
              <w:ins w:id="564"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1630EB">
        <w:rPr>
          <w:rFonts w:ascii="Times New Roman" w:eastAsiaTheme="majorEastAsia" w:hAnsi="Times New Roman" w:cs="Times New Roman"/>
        </w:rPr>
        <w:t>]</w:t>
      </w:r>
      <w:r w:rsidR="00886078"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xml:space="preserve"> nor</w:t>
      </w:r>
      <w:ins w:id="565" w:author="Andrew Delamater" w:date="2025-06-20T17:21:00Z" w16du:dateUtc="2025-06-20T21:21:00Z">
        <w:r w:rsidR="009A7216">
          <w:rPr>
            <w:rFonts w:ascii="Times New Roman" w:eastAsiaTheme="majorEastAsia" w:hAnsi="Times New Roman" w:cs="Times New Roman"/>
          </w:rPr>
          <w:t xml:space="preserve"> was there</w:t>
        </w:r>
      </w:ins>
      <w:r w:rsidR="000E6155" w:rsidRPr="001630EB">
        <w:rPr>
          <w:rFonts w:ascii="Times New Roman" w:eastAsiaTheme="majorEastAsia" w:hAnsi="Times New Roman" w:cs="Times New Roman"/>
        </w:rPr>
        <w:t xml:space="preserve"> an effect o</w:t>
      </w:r>
      <w:ins w:id="566" w:author="Andrew Delamater" w:date="2025-06-20T17:21:00Z" w16du:dateUtc="2025-06-20T21:21:00Z">
        <w:r w:rsidR="009A7216">
          <w:rPr>
            <w:rFonts w:ascii="Times New Roman" w:eastAsiaTheme="majorEastAsia" w:hAnsi="Times New Roman" w:cs="Times New Roman"/>
          </w:rPr>
          <w:t>f</w:t>
        </w:r>
      </w:ins>
      <w:del w:id="567" w:author="Andrew Delamater" w:date="2025-06-20T17:21:00Z" w16du:dateUtc="2025-06-20T21:21:00Z">
        <w:r w:rsidR="000E6155" w:rsidRPr="001630EB" w:rsidDel="009A7216">
          <w:rPr>
            <w:rFonts w:ascii="Times New Roman" w:eastAsiaTheme="majorEastAsia" w:hAnsi="Times New Roman" w:cs="Times New Roman"/>
          </w:rPr>
          <w:delText>n</w:delText>
        </w:r>
      </w:del>
      <w:r w:rsidR="000E6155" w:rsidRPr="001630EB">
        <w:rPr>
          <w:rFonts w:ascii="Times New Roman" w:eastAsiaTheme="majorEastAsia" w:hAnsi="Times New Roman" w:cs="Times New Roman"/>
        </w:rPr>
        <w:t xml:space="preserve"> </w:t>
      </w:r>
      <w:r w:rsidR="00F13933" w:rsidRPr="001630EB">
        <w:rPr>
          <w:rFonts w:ascii="Times New Roman" w:eastAsiaTheme="majorEastAsia" w:hAnsi="Times New Roman" w:cs="Times New Roman"/>
        </w:rPr>
        <w:t>Block [</w:t>
      </w:r>
      <m:oMath>
        <m:sSub>
          <m:sSubPr>
            <m:ctrlPr>
              <w:ins w:id="568"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xml:space="preserve">, </w:t>
      </w:r>
      <w:del w:id="569" w:author="Andrew Delamater" w:date="2025-06-20T17:21:00Z" w16du:dateUtc="2025-06-20T21:21:00Z">
        <w:r w:rsidR="000E6155" w:rsidRPr="001630EB" w:rsidDel="009A7216">
          <w:rPr>
            <w:rFonts w:ascii="Times New Roman" w:eastAsiaTheme="majorEastAsia" w:hAnsi="Times New Roman" w:cs="Times New Roman"/>
          </w:rPr>
          <w:delText>n</w:delText>
        </w:r>
      </w:del>
      <w:r w:rsidR="000E6155" w:rsidRPr="001630EB">
        <w:rPr>
          <w:rFonts w:ascii="Times New Roman" w:eastAsiaTheme="majorEastAsia" w:hAnsi="Times New Roman" w:cs="Times New Roman"/>
        </w:rPr>
        <w:t xml:space="preserve">or </w:t>
      </w:r>
      <w:ins w:id="570" w:author="Andrew Delamater" w:date="2025-06-20T17:21:00Z" w16du:dateUtc="2025-06-20T21:21:00Z">
        <w:r w:rsidR="009A7216">
          <w:rPr>
            <w:rFonts w:ascii="Times New Roman" w:eastAsiaTheme="majorEastAsia" w:hAnsi="Times New Roman" w:cs="Times New Roman"/>
          </w:rPr>
          <w:t>an</w:t>
        </w:r>
      </w:ins>
      <w:del w:id="571" w:author="Andrew Delamater" w:date="2025-06-20T17:21:00Z" w16du:dateUtc="2025-06-20T21:21:00Z">
        <w:r w:rsidR="000E6155" w:rsidRPr="001630EB" w:rsidDel="009A7216">
          <w:rPr>
            <w:rFonts w:ascii="Times New Roman" w:eastAsiaTheme="majorEastAsia" w:hAnsi="Times New Roman" w:cs="Times New Roman"/>
          </w:rPr>
          <w:delText>the</w:delText>
        </w:r>
      </w:del>
      <w:r w:rsidR="000E6155" w:rsidRPr="001630EB">
        <w:rPr>
          <w:rFonts w:ascii="Times New Roman" w:eastAsiaTheme="majorEastAsia" w:hAnsi="Times New Roman" w:cs="Times New Roman"/>
        </w:rPr>
        <w:t xml:space="preserve"> interaction</w:t>
      </w:r>
      <w:r w:rsidR="00F13933" w:rsidRPr="001630EB">
        <w:rPr>
          <w:rFonts w:ascii="Times New Roman" w:eastAsiaTheme="majorEastAsia" w:hAnsi="Times New Roman" w:cs="Times New Roman"/>
        </w:rPr>
        <w:t xml:space="preserve"> [</w:t>
      </w:r>
      <m:oMath>
        <m:sSub>
          <m:sSubPr>
            <m:ctrlPr>
              <w:ins w:id="57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We also ran the same model</w:t>
      </w:r>
      <w:r w:rsidR="001B1AD2">
        <w:rPr>
          <w:rFonts w:ascii="Times New Roman" w:eastAsiaTheme="majorEastAsia" w:hAnsi="Times New Roman" w:cs="Times New Roman"/>
        </w:rPr>
        <w:t xml:space="preserve"> but </w:t>
      </w:r>
      <w:ins w:id="573" w:author="Andrew Delamater" w:date="2025-06-20T17:22:00Z" w16du:dateUtc="2025-06-20T21:22:00Z">
        <w:r w:rsidR="009A7216">
          <w:rPr>
            <w:rFonts w:ascii="Times New Roman" w:eastAsiaTheme="majorEastAsia" w:hAnsi="Times New Roman" w:cs="Times New Roman"/>
          </w:rPr>
          <w:t xml:space="preserve">after </w:t>
        </w:r>
      </w:ins>
      <w:r w:rsidR="000E6155" w:rsidRPr="001630EB">
        <w:rPr>
          <w:rFonts w:ascii="Times New Roman" w:eastAsiaTheme="majorEastAsia" w:hAnsi="Times New Roman" w:cs="Times New Roman"/>
        </w:rPr>
        <w:t>transform</w:t>
      </w:r>
      <w:r w:rsidR="001B1AD2">
        <w:rPr>
          <w:rFonts w:ascii="Times New Roman" w:eastAsiaTheme="majorEastAsia" w:hAnsi="Times New Roman" w:cs="Times New Roman"/>
        </w:rPr>
        <w:t>ing</w:t>
      </w:r>
      <w:r w:rsidR="000E6155" w:rsidRPr="001630EB">
        <w:rPr>
          <w:rFonts w:ascii="Times New Roman" w:eastAsiaTheme="majorEastAsia" w:hAnsi="Times New Roman" w:cs="Times New Roman"/>
        </w:rPr>
        <w:t xml:space="preserve"> the RT </w:t>
      </w:r>
      <w:ins w:id="574" w:author="Andrew Delamater" w:date="2025-06-20T17:22:00Z" w16du:dateUtc="2025-06-20T21:22:00Z">
        <w:r w:rsidR="009A7216">
          <w:rPr>
            <w:rFonts w:ascii="Times New Roman" w:eastAsiaTheme="majorEastAsia" w:hAnsi="Times New Roman" w:cs="Times New Roman"/>
          </w:rPr>
          <w:t xml:space="preserve">data </w:t>
        </w:r>
      </w:ins>
      <w:r w:rsidR="001B1AD2">
        <w:rPr>
          <w:rFonts w:ascii="Times New Roman" w:eastAsiaTheme="majorEastAsia" w:hAnsi="Times New Roman" w:cs="Times New Roman"/>
        </w:rPr>
        <w:t xml:space="preserve">with the </w:t>
      </w:r>
      <w:r w:rsidR="000E6155" w:rsidRPr="001630EB">
        <w:rPr>
          <w:rFonts w:ascii="Times New Roman" w:eastAsiaTheme="majorEastAsia" w:hAnsi="Times New Roman" w:cs="Times New Roman"/>
        </w:rPr>
        <w:t>natural logarithm</w:t>
      </w:r>
      <w:r w:rsidR="001B1AD2">
        <w:rPr>
          <w:rFonts w:ascii="Times New Roman" w:eastAsiaTheme="majorEastAsia" w:hAnsi="Times New Roman" w:cs="Times New Roman"/>
        </w:rPr>
        <w:t xml:space="preserve"> and the root squared</w:t>
      </w:r>
      <w:r w:rsidR="000E6155" w:rsidRPr="001630EB">
        <w:rPr>
          <w:rFonts w:ascii="Times New Roman" w:eastAsiaTheme="majorEastAsia" w:hAnsi="Times New Roman" w:cs="Times New Roman"/>
        </w:rPr>
        <w:t xml:space="preserve">. The results </w:t>
      </w:r>
      <w:ins w:id="575" w:author="Andrew Delamater" w:date="2025-06-20T17:22:00Z" w16du:dateUtc="2025-06-20T21:22:00Z">
        <w:r w:rsidR="009A7216">
          <w:rPr>
            <w:rFonts w:ascii="Times New Roman" w:eastAsiaTheme="majorEastAsia" w:hAnsi="Times New Roman" w:cs="Times New Roman"/>
          </w:rPr>
          <w:t>we</w:t>
        </w:r>
      </w:ins>
      <w:del w:id="576" w:author="Andrew Delamater" w:date="2025-06-20T17:22:00Z" w16du:dateUtc="2025-06-20T21:22:00Z">
        <w:r w:rsidR="000E6155" w:rsidRPr="001630EB" w:rsidDel="009A7216">
          <w:rPr>
            <w:rFonts w:ascii="Times New Roman" w:eastAsiaTheme="majorEastAsia" w:hAnsi="Times New Roman" w:cs="Times New Roman"/>
          </w:rPr>
          <w:delText>a</w:delText>
        </w:r>
      </w:del>
      <w:r w:rsidR="000E6155" w:rsidRPr="001630EB">
        <w:rPr>
          <w:rFonts w:ascii="Times New Roman" w:eastAsiaTheme="majorEastAsia" w:hAnsi="Times New Roman" w:cs="Times New Roman"/>
        </w:rPr>
        <w:t xml:space="preserve">re similar (see </w:t>
      </w:r>
      <w:r w:rsidR="000E6155" w:rsidRPr="001B1AD2">
        <w:rPr>
          <w:rFonts w:ascii="Times New Roman" w:eastAsiaTheme="majorEastAsia" w:hAnsi="Times New Roman" w:cs="Times New Roman"/>
          <w:b/>
          <w:bCs/>
        </w:rPr>
        <w:t xml:space="preserve">Supplementary </w:t>
      </w:r>
      <w:r w:rsidR="00D0262A" w:rsidRPr="001B1AD2">
        <w:rPr>
          <w:rFonts w:ascii="Times New Roman" w:eastAsiaTheme="majorEastAsia" w:hAnsi="Times New Roman" w:cs="Times New Roman"/>
          <w:b/>
          <w:bCs/>
        </w:rPr>
        <w:t>Information</w:t>
      </w:r>
      <w:r w:rsidR="000E6155" w:rsidRPr="001630EB">
        <w:rPr>
          <w:rFonts w:ascii="Times New Roman" w:eastAsiaTheme="majorEastAsia" w:hAnsi="Times New Roman" w:cs="Times New Roman"/>
        </w:rPr>
        <w:t>).</w:t>
      </w:r>
    </w:p>
    <w:p w14:paraId="45AE7028" w14:textId="0C90B4B0" w:rsidR="00624BF5" w:rsidRPr="001630EB" w:rsidRDefault="00062F51" w:rsidP="00624BF5">
      <w:pPr>
        <w:pStyle w:val="Heading3"/>
        <w:rPr>
          <w:rFonts w:ascii="Times New Roman" w:hAnsi="Times New Roman" w:cs="Times New Roman"/>
        </w:rPr>
      </w:pPr>
      <w:r w:rsidRPr="001630EB">
        <w:rPr>
          <w:rFonts w:ascii="Times New Roman" w:hAnsi="Times New Roman" w:cs="Times New Roman"/>
        </w:rPr>
        <w:t xml:space="preserve">No </w:t>
      </w:r>
      <w:r w:rsidR="00624BF5" w:rsidRPr="001630EB">
        <w:rPr>
          <w:rFonts w:ascii="Times New Roman" w:hAnsi="Times New Roman" w:cs="Times New Roman"/>
        </w:rPr>
        <w:t>D</w:t>
      </w:r>
      <w:r w:rsidRPr="001630EB">
        <w:rPr>
          <w:rFonts w:ascii="Times New Roman" w:hAnsi="Times New Roman" w:cs="Times New Roman"/>
        </w:rPr>
        <w:t>ifference</w:t>
      </w:r>
      <w:r w:rsidR="00624BF5" w:rsidRPr="001630EB">
        <w:rPr>
          <w:rFonts w:ascii="Times New Roman" w:hAnsi="Times New Roman" w:cs="Times New Roman"/>
        </w:rPr>
        <w:t>s</w:t>
      </w:r>
      <w:r w:rsidRPr="001630EB">
        <w:rPr>
          <w:rFonts w:ascii="Times New Roman" w:hAnsi="Times New Roman" w:cs="Times New Roman"/>
        </w:rPr>
        <w:t xml:space="preserve"> in </w:t>
      </w:r>
      <w:r w:rsidR="00624BF5" w:rsidRPr="001630EB">
        <w:rPr>
          <w:rFonts w:ascii="Times New Roman" w:hAnsi="Times New Roman" w:cs="Times New Roman"/>
        </w:rPr>
        <w:t xml:space="preserve">Phase 1 </w:t>
      </w:r>
      <w:r w:rsidRPr="001630EB">
        <w:rPr>
          <w:rFonts w:ascii="Times New Roman" w:hAnsi="Times New Roman" w:cs="Times New Roman"/>
        </w:rPr>
        <w:t xml:space="preserve">Acquisition </w:t>
      </w:r>
    </w:p>
    <w:p w14:paraId="3F5C6D81" w14:textId="578569FB" w:rsidR="008D03EE" w:rsidRPr="001630EB" w:rsidRDefault="008D03EE" w:rsidP="008D03EE">
      <w:pPr>
        <w:rPr>
          <w:rFonts w:ascii="Times New Roman" w:hAnsi="Times New Roman" w:cs="Times New Roman"/>
        </w:rPr>
      </w:pPr>
      <w:r w:rsidRPr="001630EB">
        <w:rPr>
          <w:rFonts w:ascii="Times New Roman" w:hAnsi="Times New Roman" w:cs="Times New Roman"/>
        </w:rPr>
        <w:tab/>
      </w:r>
      <w:r w:rsidRPr="001630EB">
        <w:rPr>
          <w:rFonts w:ascii="Times New Roman" w:eastAsiaTheme="majorEastAsia" w:hAnsi="Times New Roman" w:cs="Times New Roman"/>
        </w:rPr>
        <w:t xml:space="preserve">As a control measure, we corroborated that learning in Phase 1 was not distinct between </w:t>
      </w:r>
      <w:r w:rsidR="00F44428" w:rsidRPr="001630EB">
        <w:rPr>
          <w:rFonts w:ascii="Times New Roman" w:eastAsiaTheme="majorEastAsia" w:hAnsi="Times New Roman" w:cs="Times New Roman"/>
        </w:rPr>
        <w:t>tasks</w:t>
      </w:r>
      <w:r w:rsidRPr="001630EB">
        <w:rPr>
          <w:rFonts w:ascii="Times New Roman" w:eastAsiaTheme="majorEastAsia" w:hAnsi="Times New Roman" w:cs="Times New Roman"/>
        </w:rPr>
        <w:t xml:space="preserve"> (</w:t>
      </w:r>
      <w:ins w:id="577" w:author="Andrew Delamater" w:date="2025-06-20T17:22:00Z" w16du:dateUtc="2025-06-20T21:22:00Z">
        <w:r w:rsidR="009A7216">
          <w:rPr>
            <w:rFonts w:ascii="Times New Roman" w:eastAsiaTheme="majorEastAsia" w:hAnsi="Times New Roman" w:cs="Times New Roman"/>
          </w:rPr>
          <w:t>T</w:t>
        </w:r>
      </w:ins>
      <w:del w:id="578" w:author="Andrew Delamater" w:date="2025-06-20T17:22:00Z" w16du:dateUtc="2025-06-20T21:22:00Z">
        <w:r w:rsidRPr="001630EB" w:rsidDel="009A7216">
          <w:rPr>
            <w:rFonts w:ascii="Times New Roman" w:eastAsiaTheme="majorEastAsia" w:hAnsi="Times New Roman" w:cs="Times New Roman"/>
          </w:rPr>
          <w:delText>t</w:delText>
        </w:r>
      </w:del>
      <w:r w:rsidRPr="001630EB">
        <w:rPr>
          <w:rFonts w:ascii="Times New Roman" w:eastAsiaTheme="majorEastAsia" w:hAnsi="Times New Roman" w:cs="Times New Roman"/>
        </w:rPr>
        <w:t xml:space="preserve">otal versus </w:t>
      </w:r>
      <w:ins w:id="579" w:author="Andrew Delamater" w:date="2025-06-20T17:22:00Z" w16du:dateUtc="2025-06-20T21:22:00Z">
        <w:r w:rsidR="009A7216">
          <w:rPr>
            <w:rFonts w:ascii="Times New Roman" w:eastAsiaTheme="majorEastAsia" w:hAnsi="Times New Roman" w:cs="Times New Roman"/>
          </w:rPr>
          <w:t>P</w:t>
        </w:r>
      </w:ins>
      <w:del w:id="580" w:author="Andrew Delamater" w:date="2025-06-20T17:22:00Z" w16du:dateUtc="2025-06-20T21:22:00Z">
        <w:r w:rsidRPr="001630EB" w:rsidDel="009A7216">
          <w:rPr>
            <w:rFonts w:ascii="Times New Roman" w:eastAsiaTheme="majorEastAsia" w:hAnsi="Times New Roman" w:cs="Times New Roman"/>
          </w:rPr>
          <w:delText>p</w:delText>
        </w:r>
      </w:del>
      <w:r w:rsidRPr="001630EB">
        <w:rPr>
          <w:rFonts w:ascii="Times New Roman" w:eastAsiaTheme="majorEastAsia" w:hAnsi="Times New Roman" w:cs="Times New Roman"/>
        </w:rPr>
        <w:t>artial</w:t>
      </w:r>
      <w:ins w:id="581" w:author="Andrew Delamater" w:date="2025-06-20T17:22:00Z" w16du:dateUtc="2025-06-20T21:22:00Z">
        <w:r w:rsidR="009A7216">
          <w:rPr>
            <w:rFonts w:ascii="Times New Roman" w:eastAsiaTheme="majorEastAsia" w:hAnsi="Times New Roman" w:cs="Times New Roman"/>
          </w:rPr>
          <w:t xml:space="preserve"> Reversal</w:t>
        </w:r>
      </w:ins>
      <w:r w:rsidRPr="001630EB">
        <w:rPr>
          <w:rFonts w:ascii="Times New Roman" w:eastAsiaTheme="majorEastAsia" w:hAnsi="Times New Roman" w:cs="Times New Roman"/>
        </w:rPr>
        <w:t xml:space="preserve">). We fit another LMM </w:t>
      </w:r>
      <w:r w:rsidR="002F77A8">
        <w:rPr>
          <w:rFonts w:ascii="Times New Roman" w:eastAsiaTheme="majorEastAsia" w:hAnsi="Times New Roman" w:cs="Times New Roman"/>
        </w:rPr>
        <w:t xml:space="preserve">with only data from the Phase 1. We </w:t>
      </w:r>
      <w:r w:rsidRPr="001630EB">
        <w:rPr>
          <w:rFonts w:ascii="Times New Roman" w:eastAsiaTheme="majorEastAsia" w:hAnsi="Times New Roman" w:cs="Times New Roman"/>
        </w:rPr>
        <w:t>found a positive significant effect of blocks [</w:t>
      </w:r>
      <m:oMath>
        <m:sSub>
          <m:sSubPr>
            <m:ctrlPr>
              <w:ins w:id="58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1630EB">
        <w:rPr>
          <w:rFonts w:ascii="Times New Roman" w:eastAsiaTheme="majorEastAsia" w:hAnsi="Times New Roman" w:cs="Times New Roman"/>
        </w:rPr>
        <w:t xml:space="preserve">] </w:t>
      </w:r>
      <w:del w:id="583" w:author="Andrew Delamater" w:date="2025-06-20T17:23:00Z" w16du:dateUtc="2025-06-20T21:23:00Z">
        <w:r w:rsidRPr="001630EB" w:rsidDel="009A7216">
          <w:rPr>
            <w:rFonts w:ascii="Times New Roman" w:eastAsiaTheme="majorEastAsia" w:hAnsi="Times New Roman" w:cs="Times New Roman"/>
          </w:rPr>
          <w:delText xml:space="preserve">and </w:delText>
        </w:r>
      </w:del>
      <w:ins w:id="584" w:author="Andrew Delamater" w:date="2025-06-20T17:23:00Z" w16du:dateUtc="2025-06-20T21:23:00Z">
        <w:r w:rsidR="009A7216">
          <w:rPr>
            <w:rFonts w:ascii="Times New Roman" w:eastAsiaTheme="majorEastAsia" w:hAnsi="Times New Roman" w:cs="Times New Roman"/>
          </w:rPr>
          <w:t>but no</w:t>
        </w:r>
        <w:r w:rsidR="009A7216" w:rsidRPr="001630EB">
          <w:rPr>
            <w:rFonts w:ascii="Times New Roman" w:eastAsiaTheme="majorEastAsia" w:hAnsi="Times New Roman" w:cs="Times New Roman"/>
          </w:rPr>
          <w:t xml:space="preserve"> </w:t>
        </w:r>
      </w:ins>
      <w:r w:rsidRPr="001630EB">
        <w:rPr>
          <w:rFonts w:ascii="Times New Roman" w:eastAsiaTheme="majorEastAsia" w:hAnsi="Times New Roman" w:cs="Times New Roman"/>
        </w:rPr>
        <w:t xml:space="preserve">main </w:t>
      </w:r>
      <w:del w:id="585" w:author="Andrew Delamater" w:date="2025-06-20T17:22:00Z" w16du:dateUtc="2025-06-20T21:22:00Z">
        <w:r w:rsidR="00F44428" w:rsidRPr="001630EB" w:rsidDel="009A7216">
          <w:rPr>
            <w:rFonts w:ascii="Times New Roman" w:eastAsiaTheme="majorEastAsia" w:hAnsi="Times New Roman" w:cs="Times New Roman"/>
          </w:rPr>
          <w:delText xml:space="preserve">tasks </w:delText>
        </w:r>
      </w:del>
      <w:r w:rsidRPr="001630EB">
        <w:rPr>
          <w:rFonts w:ascii="Times New Roman" w:eastAsiaTheme="majorEastAsia" w:hAnsi="Times New Roman" w:cs="Times New Roman"/>
        </w:rPr>
        <w:t>effect</w:t>
      </w:r>
      <w:ins w:id="586" w:author="Andrew Delamater" w:date="2025-06-20T17:22:00Z" w16du:dateUtc="2025-06-20T21:22:00Z">
        <w:r w:rsidR="009A7216">
          <w:rPr>
            <w:rFonts w:ascii="Times New Roman" w:eastAsiaTheme="majorEastAsia" w:hAnsi="Times New Roman" w:cs="Times New Roman"/>
          </w:rPr>
          <w:t xml:space="preserve"> of </w:t>
        </w:r>
      </w:ins>
      <w:ins w:id="587" w:author="Andrew Delamater" w:date="2025-06-20T17:23:00Z" w16du:dateUtc="2025-06-20T21:23:00Z">
        <w:r w:rsidR="009A7216">
          <w:rPr>
            <w:rFonts w:ascii="Times New Roman" w:eastAsiaTheme="majorEastAsia" w:hAnsi="Times New Roman" w:cs="Times New Roman"/>
          </w:rPr>
          <w:t>Task</w:t>
        </w:r>
      </w:ins>
      <w:r w:rsidRPr="001630EB">
        <w:rPr>
          <w:rFonts w:ascii="Times New Roman" w:eastAsiaTheme="majorEastAsia" w:hAnsi="Times New Roman" w:cs="Times New Roman"/>
        </w:rPr>
        <w:t xml:space="preserve"> [</w:t>
      </w:r>
      <m:oMath>
        <m:sSub>
          <m:sSubPr>
            <m:ctrlPr>
              <w:ins w:id="588"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1630EB">
        <w:rPr>
          <w:rFonts w:ascii="Times New Roman" w:eastAsiaTheme="majorEastAsia" w:hAnsi="Times New Roman" w:cs="Times New Roman"/>
        </w:rPr>
        <w:t xml:space="preserve">] </w:t>
      </w:r>
      <w:del w:id="589" w:author="Andrew Delamater" w:date="2025-06-20T17:23:00Z" w16du:dateUtc="2025-06-20T21:23:00Z">
        <w:r w:rsidRPr="001630EB" w:rsidDel="009A7216">
          <w:rPr>
            <w:rFonts w:ascii="Times New Roman" w:eastAsiaTheme="majorEastAsia" w:hAnsi="Times New Roman" w:cs="Times New Roman"/>
          </w:rPr>
          <w:delText>n</w:delText>
        </w:r>
      </w:del>
      <w:r w:rsidRPr="001630EB">
        <w:rPr>
          <w:rFonts w:ascii="Times New Roman" w:eastAsiaTheme="majorEastAsia" w:hAnsi="Times New Roman" w:cs="Times New Roman"/>
        </w:rPr>
        <w:t xml:space="preserve">or </w:t>
      </w:r>
      <w:ins w:id="590" w:author="Andrew Delamater" w:date="2025-06-20T17:23:00Z" w16du:dateUtc="2025-06-20T21:23:00Z">
        <w:r w:rsidR="009A7216">
          <w:rPr>
            <w:rFonts w:ascii="Times New Roman" w:eastAsiaTheme="majorEastAsia" w:hAnsi="Times New Roman" w:cs="Times New Roman"/>
          </w:rPr>
          <w:t>an</w:t>
        </w:r>
      </w:ins>
      <w:del w:id="591" w:author="Andrew Delamater" w:date="2025-06-20T17:23:00Z" w16du:dateUtc="2025-06-20T21:23:00Z">
        <w:r w:rsidRPr="001630EB" w:rsidDel="009A7216">
          <w:rPr>
            <w:rFonts w:ascii="Times New Roman" w:eastAsiaTheme="majorEastAsia" w:hAnsi="Times New Roman" w:cs="Times New Roman"/>
          </w:rPr>
          <w:delText>the</w:delText>
        </w:r>
      </w:del>
      <w:r w:rsidRPr="001630EB">
        <w:rPr>
          <w:rFonts w:ascii="Times New Roman" w:eastAsiaTheme="majorEastAsia" w:hAnsi="Times New Roman" w:cs="Times New Roman"/>
        </w:rPr>
        <w:t xml:space="preserve"> interaction</w:t>
      </w:r>
      <w:r w:rsidR="00624BF5" w:rsidRPr="001630EB">
        <w:rPr>
          <w:rFonts w:ascii="Times New Roman" w:eastAsiaTheme="majorEastAsia" w:hAnsi="Times New Roman" w:cs="Times New Roman"/>
        </w:rPr>
        <w:t xml:space="preserve"> [</w:t>
      </w:r>
      <m:oMath>
        <m:sSub>
          <m:sSubPr>
            <m:ctrlPr>
              <w:ins w:id="59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1630EB">
        <w:rPr>
          <w:rFonts w:ascii="Times New Roman" w:eastAsiaTheme="majorEastAsia" w:hAnsi="Times New Roman" w:cs="Times New Roman"/>
        </w:rPr>
        <w:t>].</w:t>
      </w:r>
      <w:r w:rsidR="002F77A8">
        <w:rPr>
          <w:rFonts w:ascii="Times New Roman" w:eastAsiaTheme="majorEastAsia" w:hAnsi="Times New Roman" w:cs="Times New Roman"/>
        </w:rPr>
        <w:t xml:space="preserve"> This is evidence that participants </w:t>
      </w:r>
      <w:r w:rsidR="00CC5C19">
        <w:rPr>
          <w:rFonts w:ascii="Times New Roman" w:eastAsiaTheme="majorEastAsia" w:hAnsi="Times New Roman" w:cs="Times New Roman"/>
        </w:rPr>
        <w:t xml:space="preserve">similarly </w:t>
      </w:r>
      <w:r w:rsidR="002F77A8">
        <w:rPr>
          <w:rFonts w:ascii="Times New Roman" w:eastAsiaTheme="majorEastAsia" w:hAnsi="Times New Roman" w:cs="Times New Roman"/>
        </w:rPr>
        <w:t xml:space="preserve">learn </w:t>
      </w:r>
      <w:r w:rsidR="00CC5C19">
        <w:rPr>
          <w:rFonts w:ascii="Times New Roman" w:eastAsiaTheme="majorEastAsia" w:hAnsi="Times New Roman" w:cs="Times New Roman"/>
        </w:rPr>
        <w:t>both tasks and conditions in Phase 1</w:t>
      </w:r>
      <w:r w:rsidR="009C6CC0">
        <w:rPr>
          <w:rFonts w:ascii="Times New Roman" w:eastAsiaTheme="majorEastAsia" w:hAnsi="Times New Roman" w:cs="Times New Roman"/>
        </w:rPr>
        <w:t>.</w:t>
      </w:r>
    </w:p>
    <w:p w14:paraId="3CE645A0" w14:textId="2F945120" w:rsidR="00062F51" w:rsidRPr="001630EB" w:rsidRDefault="00062F51" w:rsidP="00062F51">
      <w:pPr>
        <w:rPr>
          <w:rFonts w:ascii="Times New Roman" w:hAnsi="Times New Roman" w:cs="Times New Roman"/>
        </w:rPr>
      </w:pPr>
      <w:r w:rsidRPr="001630EB">
        <w:rPr>
          <w:rFonts w:ascii="Times New Roman" w:hAnsi="Times New Roman" w:cs="Times New Roman"/>
        </w:rPr>
        <w:tab/>
      </w:r>
    </w:p>
    <w:p w14:paraId="2A5DE01A" w14:textId="77777777" w:rsidR="00D0262A" w:rsidRPr="001630EB" w:rsidRDefault="00D0262A" w:rsidP="00D0262A">
      <w:pPr>
        <w:ind w:firstLine="720"/>
        <w:rPr>
          <w:rFonts w:ascii="Times New Roman" w:eastAsiaTheme="majorEastAsia" w:hAnsi="Times New Roman" w:cs="Times New Roman"/>
        </w:rPr>
      </w:pPr>
    </w:p>
    <w:p w14:paraId="05F9ADDD" w14:textId="77777777" w:rsidR="00390C7E" w:rsidRPr="001630EB" w:rsidRDefault="00390C7E" w:rsidP="00390C7E">
      <w:pPr>
        <w:rPr>
          <w:rFonts w:ascii="Times New Roman" w:hAnsi="Times New Roman" w:cs="Times New Roman"/>
        </w:rPr>
      </w:pPr>
      <w:r w:rsidRPr="001630EB">
        <w:rPr>
          <w:rFonts w:ascii="Times New Roman" w:hAnsi="Times New Roman" w:cs="Times New Roman"/>
          <w:noProof/>
        </w:rPr>
        <w:lastRenderedPageBreak/>
        <w:drawing>
          <wp:inline distT="0" distB="0" distL="0" distR="0" wp14:anchorId="61ECDD1F" wp14:editId="56EBCFF8">
            <wp:extent cx="5731510" cy="5741670"/>
            <wp:effectExtent l="0" t="0" r="2540" b="0"/>
            <wp:docPr id="327314825"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4825" name="Picture 1" descr="A group of graphs with different colored lines&#10;&#10;Description automatically generated"/>
                    <pic:cNvPicPr/>
                  </pic:nvPicPr>
                  <pic:blipFill>
                    <a:blip r:embed="rId24"/>
                    <a:stretch>
                      <a:fillRect/>
                    </a:stretch>
                  </pic:blipFill>
                  <pic:spPr>
                    <a:xfrm>
                      <a:off x="0" y="0"/>
                      <a:ext cx="5731510" cy="5741670"/>
                    </a:xfrm>
                    <a:prstGeom prst="rect">
                      <a:avLst/>
                    </a:prstGeom>
                  </pic:spPr>
                </pic:pic>
              </a:graphicData>
            </a:graphic>
          </wp:inline>
        </w:drawing>
      </w:r>
    </w:p>
    <w:p w14:paraId="568FB3AD" w14:textId="4BD39BB8" w:rsidR="00390C7E" w:rsidRPr="001630EB" w:rsidRDefault="00390C7E" w:rsidP="00390C7E">
      <w:pPr>
        <w:ind w:left="720"/>
        <w:rPr>
          <w:rFonts w:ascii="Times New Roman" w:hAnsi="Times New Roman" w:cs="Times New Roman"/>
        </w:rPr>
      </w:pPr>
      <w:r w:rsidRPr="001630EB">
        <w:rPr>
          <w:rFonts w:ascii="Times New Roman" w:hAnsi="Times New Roman" w:cs="Times New Roman"/>
          <w:b/>
          <w:bCs/>
        </w:rPr>
        <w:t xml:space="preserve">Figure </w:t>
      </w:r>
      <w:r w:rsidR="0087465F">
        <w:rPr>
          <w:rFonts w:ascii="Times New Roman" w:hAnsi="Times New Roman" w:cs="Times New Roman"/>
          <w:b/>
          <w:bCs/>
        </w:rPr>
        <w:t>4</w:t>
      </w:r>
      <w:r w:rsidRPr="001630EB">
        <w:rPr>
          <w:rFonts w:ascii="Times New Roman" w:hAnsi="Times New Roman" w:cs="Times New Roman"/>
        </w:rPr>
        <w:t xml:space="preserve">. </w:t>
      </w:r>
      <w:r w:rsidRPr="00AA104B">
        <w:rPr>
          <w:rFonts w:ascii="Times New Roman" w:hAnsi="Times New Roman" w:cs="Times New Roman"/>
          <w:i/>
          <w:iCs/>
        </w:rPr>
        <w:t>Left panels Experiment 1</w:t>
      </w:r>
      <w:r w:rsidR="00454761">
        <w:rPr>
          <w:rFonts w:ascii="Times New Roman" w:hAnsi="Times New Roman" w:cs="Times New Roman"/>
          <w:i/>
          <w:iCs/>
        </w:rPr>
        <w:t>a</w:t>
      </w:r>
      <w:r w:rsidRPr="00AA104B">
        <w:rPr>
          <w:rFonts w:ascii="Times New Roman" w:hAnsi="Times New Roman" w:cs="Times New Roman"/>
          <w:i/>
          <w:iCs/>
        </w:rPr>
        <w:t xml:space="preserve">, right panels Experiment </w:t>
      </w:r>
      <w:r w:rsidR="00454761">
        <w:rPr>
          <w:rFonts w:ascii="Times New Roman" w:hAnsi="Times New Roman" w:cs="Times New Roman"/>
          <w:i/>
          <w:iCs/>
        </w:rPr>
        <w:t>1b</w:t>
      </w:r>
      <w:r w:rsidRPr="00AA104B">
        <w:rPr>
          <w:rFonts w:ascii="Times New Roman" w:hAnsi="Times New Roman" w:cs="Times New Roman"/>
          <w:i/>
          <w:iCs/>
        </w:rPr>
        <w:t xml:space="preserve">. </w:t>
      </w:r>
      <w:r w:rsidRPr="00AA104B">
        <w:rPr>
          <w:rFonts w:ascii="Times New Roman" w:hAnsi="Times New Roman" w:cs="Times New Roman"/>
          <w:b/>
          <w:bCs/>
          <w:i/>
          <w:iCs/>
        </w:rPr>
        <w:t>A</w:t>
      </w:r>
      <w:r w:rsidRPr="00AA104B">
        <w:rPr>
          <w:rFonts w:ascii="Times New Roman" w:hAnsi="Times New Roman" w:cs="Times New Roman"/>
          <w:i/>
          <w:iCs/>
        </w:rPr>
        <w:t xml:space="preserve"> and </w:t>
      </w:r>
      <w:r w:rsidRPr="00AA104B">
        <w:rPr>
          <w:rFonts w:ascii="Times New Roman" w:hAnsi="Times New Roman" w:cs="Times New Roman"/>
          <w:b/>
          <w:bCs/>
          <w:i/>
          <w:iCs/>
        </w:rPr>
        <w:t>D</w:t>
      </w:r>
      <w:r w:rsidRPr="00AA104B">
        <w:rPr>
          <w:rFonts w:ascii="Times New Roman" w:hAnsi="Times New Roman" w:cs="Times New Roman"/>
          <w:i/>
          <w:iCs/>
        </w:rPr>
        <w:t xml:space="preserve"> probability of correct as a function of blocks. </w:t>
      </w:r>
      <w:r w:rsidRPr="00AA104B">
        <w:rPr>
          <w:rFonts w:ascii="Times New Roman" w:hAnsi="Times New Roman" w:cs="Times New Roman"/>
          <w:b/>
          <w:bCs/>
          <w:i/>
          <w:iCs/>
        </w:rPr>
        <w:t>B</w:t>
      </w:r>
      <w:r w:rsidRPr="00AA104B">
        <w:rPr>
          <w:rFonts w:ascii="Times New Roman" w:hAnsi="Times New Roman" w:cs="Times New Roman"/>
          <w:i/>
          <w:iCs/>
        </w:rPr>
        <w:t xml:space="preserve"> and </w:t>
      </w:r>
      <w:r w:rsidRPr="00AA104B">
        <w:rPr>
          <w:rFonts w:ascii="Times New Roman" w:hAnsi="Times New Roman" w:cs="Times New Roman"/>
          <w:b/>
          <w:bCs/>
          <w:i/>
          <w:iCs/>
        </w:rPr>
        <w:t>E</w:t>
      </w:r>
      <w:r w:rsidRPr="00AA104B">
        <w:rPr>
          <w:rFonts w:ascii="Times New Roman" w:hAnsi="Times New Roman" w:cs="Times New Roman"/>
          <w:i/>
          <w:iCs/>
        </w:rPr>
        <w:t xml:space="preserve"> mean of median reaction times as a function of blocks. </w:t>
      </w:r>
      <w:r w:rsidRPr="00AA104B">
        <w:rPr>
          <w:rFonts w:ascii="Times New Roman" w:hAnsi="Times New Roman" w:cs="Times New Roman"/>
          <w:b/>
          <w:bCs/>
          <w:i/>
          <w:iCs/>
        </w:rPr>
        <w:t>C</w:t>
      </w:r>
      <w:r w:rsidRPr="00AA104B">
        <w:rPr>
          <w:rFonts w:ascii="Times New Roman" w:hAnsi="Times New Roman" w:cs="Times New Roman"/>
          <w:i/>
          <w:iCs/>
        </w:rPr>
        <w:t xml:space="preserve"> and </w:t>
      </w:r>
      <w:r w:rsidRPr="00AA104B">
        <w:rPr>
          <w:rFonts w:ascii="Times New Roman" w:hAnsi="Times New Roman" w:cs="Times New Roman"/>
          <w:b/>
          <w:bCs/>
          <w:i/>
          <w:iCs/>
        </w:rPr>
        <w:t>F</w:t>
      </w:r>
      <w:r w:rsidRPr="00AA104B">
        <w:rPr>
          <w:rFonts w:ascii="Times New Roman" w:hAnsi="Times New Roman" w:cs="Times New Roman"/>
          <w:i/>
          <w:iCs/>
        </w:rPr>
        <w:t xml:space="preserve"> same as </w:t>
      </w:r>
      <w:r w:rsidRPr="00AA104B">
        <w:rPr>
          <w:rFonts w:ascii="Times New Roman" w:hAnsi="Times New Roman" w:cs="Times New Roman"/>
          <w:b/>
          <w:bCs/>
          <w:i/>
          <w:iCs/>
        </w:rPr>
        <w:t>A</w:t>
      </w:r>
      <w:r w:rsidRPr="00AA104B">
        <w:rPr>
          <w:rFonts w:ascii="Times New Roman" w:hAnsi="Times New Roman" w:cs="Times New Roman"/>
          <w:i/>
          <w:iCs/>
        </w:rPr>
        <w:t xml:space="preserve"> and </w:t>
      </w:r>
      <w:r w:rsidRPr="00AA104B">
        <w:rPr>
          <w:rFonts w:ascii="Times New Roman" w:hAnsi="Times New Roman" w:cs="Times New Roman"/>
          <w:b/>
          <w:bCs/>
          <w:i/>
          <w:iCs/>
        </w:rPr>
        <w:t>D</w:t>
      </w:r>
      <w:r w:rsidRPr="00AA104B">
        <w:rPr>
          <w:rFonts w:ascii="Times New Roman" w:hAnsi="Times New Roman" w:cs="Times New Roman"/>
          <w:i/>
          <w:iCs/>
        </w:rPr>
        <w:t xml:space="preserve"> but only plotted for the reversal part of the task, after the vertical line between bocks 6</w:t>
      </w:r>
      <w:r w:rsidRPr="00AA104B">
        <w:rPr>
          <w:rFonts w:ascii="Times New Roman" w:hAnsi="Times New Roman" w:cs="Times New Roman"/>
          <w:i/>
          <w:iCs/>
          <w:vertAlign w:val="superscript"/>
        </w:rPr>
        <w:t>th</w:t>
      </w:r>
      <w:r w:rsidRPr="00AA104B">
        <w:rPr>
          <w:rFonts w:ascii="Times New Roman" w:hAnsi="Times New Roman" w:cs="Times New Roman"/>
          <w:i/>
          <w:iCs/>
        </w:rPr>
        <w:t xml:space="preserve"> (easy task) and 8</w:t>
      </w:r>
      <w:r w:rsidRPr="00AA104B">
        <w:rPr>
          <w:rFonts w:ascii="Times New Roman" w:hAnsi="Times New Roman" w:cs="Times New Roman"/>
          <w:i/>
          <w:iCs/>
          <w:vertAlign w:val="superscript"/>
        </w:rPr>
        <w:t>th</w:t>
      </w:r>
      <w:r w:rsidRPr="00AA104B">
        <w:rPr>
          <w:rFonts w:ascii="Times New Roman" w:hAnsi="Times New Roman" w:cs="Times New Roman"/>
          <w:i/>
          <w:iCs/>
        </w:rPr>
        <w:t xml:space="preserve"> (hard task). We also removed the partial-</w:t>
      </w:r>
      <w:proofErr w:type="spellStart"/>
      <w:r w:rsidRPr="00AA104B">
        <w:rPr>
          <w:rFonts w:ascii="Times New Roman" w:hAnsi="Times New Roman" w:cs="Times New Roman"/>
          <w:i/>
          <w:iCs/>
        </w:rPr>
        <w:t>nonreversed</w:t>
      </w:r>
      <w:proofErr w:type="spellEnd"/>
      <w:r w:rsidRPr="00AA104B">
        <w:rPr>
          <w:rFonts w:ascii="Times New Roman" w:hAnsi="Times New Roman" w:cs="Times New Roman"/>
          <w:i/>
          <w:iCs/>
        </w:rPr>
        <w:t xml:space="preserve"> (green colour) conditions. Error bars are standard errors of the means.</w:t>
      </w:r>
    </w:p>
    <w:p w14:paraId="541A4FA8" w14:textId="5B031180" w:rsidR="00390C7E" w:rsidRPr="001630EB" w:rsidRDefault="00390C7E">
      <w:pPr>
        <w:rPr>
          <w:rFonts w:ascii="Times New Roman" w:hAnsi="Times New Roman" w:cs="Times New Roman"/>
        </w:rPr>
      </w:pPr>
    </w:p>
    <w:p w14:paraId="2193FD3E" w14:textId="4566EEF1" w:rsidR="00DF7759" w:rsidRPr="001630EB" w:rsidRDefault="00DF7759">
      <w:pPr>
        <w:rPr>
          <w:rFonts w:ascii="Times New Roman" w:hAnsi="Times New Roman" w:cs="Times New Roman"/>
        </w:rPr>
      </w:pPr>
      <w:r w:rsidRPr="001630EB">
        <w:rPr>
          <w:rFonts w:ascii="Times New Roman" w:hAnsi="Times New Roman" w:cs="Times New Roman"/>
        </w:rPr>
        <w:br w:type="page"/>
      </w:r>
    </w:p>
    <w:p w14:paraId="5D0F89B3" w14:textId="1BA4EC57" w:rsidR="00B678EA" w:rsidRPr="001630EB" w:rsidRDefault="00B678EA" w:rsidP="00D050F3">
      <w:pPr>
        <w:pStyle w:val="Heading1"/>
        <w:jc w:val="center"/>
        <w:rPr>
          <w:rFonts w:ascii="Times New Roman" w:hAnsi="Times New Roman" w:cs="Times New Roman"/>
        </w:rPr>
      </w:pPr>
      <w:r w:rsidRPr="001630EB">
        <w:rPr>
          <w:rFonts w:ascii="Times New Roman" w:hAnsi="Times New Roman" w:cs="Times New Roman"/>
        </w:rPr>
        <w:lastRenderedPageBreak/>
        <w:t xml:space="preserve">Experiment </w:t>
      </w:r>
      <w:r w:rsidR="00E22836" w:rsidRPr="001630EB">
        <w:rPr>
          <w:rFonts w:ascii="Times New Roman" w:hAnsi="Times New Roman" w:cs="Times New Roman"/>
        </w:rPr>
        <w:t>1b</w:t>
      </w:r>
      <w:r w:rsidR="004355A4" w:rsidRPr="001630EB">
        <w:rPr>
          <w:rFonts w:ascii="Times New Roman" w:hAnsi="Times New Roman" w:cs="Times New Roman"/>
        </w:rPr>
        <w:t xml:space="preserve"> – Hard </w:t>
      </w:r>
      <w:del w:id="593" w:author="Andrew Delamater" w:date="2025-06-20T17:24:00Z" w16du:dateUtc="2025-06-20T21:24:00Z">
        <w:r w:rsidR="004355A4" w:rsidRPr="001630EB" w:rsidDel="003875B6">
          <w:rPr>
            <w:rFonts w:ascii="Times New Roman" w:hAnsi="Times New Roman" w:cs="Times New Roman"/>
          </w:rPr>
          <w:delText>Version</w:delText>
        </w:r>
      </w:del>
      <w:ins w:id="594" w:author="Andrew Delamater" w:date="2025-06-20T17:24:00Z" w16du:dateUtc="2025-06-20T21:24:00Z">
        <w:r w:rsidR="003875B6">
          <w:rPr>
            <w:rFonts w:ascii="Times New Roman" w:hAnsi="Times New Roman" w:cs="Times New Roman"/>
          </w:rPr>
          <w:t>Categorization Task</w:t>
        </w:r>
      </w:ins>
    </w:p>
    <w:p w14:paraId="1CA69029" w14:textId="77777777" w:rsidR="003875B6" w:rsidRDefault="003875B6" w:rsidP="00B678EA">
      <w:pPr>
        <w:pStyle w:val="Heading2"/>
        <w:rPr>
          <w:ins w:id="595" w:author="Andrew Delamater" w:date="2025-06-20T17:26:00Z" w16du:dateUtc="2025-06-20T21:26:00Z"/>
          <w:rFonts w:ascii="Times New Roman" w:hAnsi="Times New Roman" w:cs="Times New Roman"/>
          <w:sz w:val="22"/>
          <w:szCs w:val="22"/>
        </w:rPr>
      </w:pPr>
    </w:p>
    <w:p w14:paraId="6971E369" w14:textId="1B4D299B" w:rsidR="003875B6" w:rsidRDefault="003875B6" w:rsidP="00B678EA">
      <w:pPr>
        <w:pStyle w:val="Heading2"/>
        <w:rPr>
          <w:ins w:id="596" w:author="Andrew Delamater" w:date="2025-06-20T17:24:00Z" w16du:dateUtc="2025-06-20T21:24:00Z"/>
          <w:rFonts w:ascii="Times New Roman" w:hAnsi="Times New Roman" w:cs="Times New Roman"/>
        </w:rPr>
      </w:pPr>
      <w:ins w:id="597" w:author="Andrew Delamater" w:date="2025-06-20T17:24:00Z" w16du:dateUtc="2025-06-20T21:24:00Z">
        <w:r>
          <w:rPr>
            <w:rFonts w:ascii="Times New Roman" w:hAnsi="Times New Roman" w:cs="Times New Roman"/>
            <w:sz w:val="22"/>
            <w:szCs w:val="22"/>
          </w:rPr>
          <w:tab/>
          <w:t xml:space="preserve">Experiment 1b was </w:t>
        </w:r>
      </w:ins>
      <w:ins w:id="598" w:author="Andrew Delamater" w:date="2025-06-20T17:26:00Z" w16du:dateUtc="2025-06-20T21:26:00Z">
        <w:r>
          <w:rPr>
            <w:rFonts w:ascii="Times New Roman" w:hAnsi="Times New Roman" w:cs="Times New Roman"/>
            <w:sz w:val="22"/>
            <w:szCs w:val="22"/>
          </w:rPr>
          <w:t xml:space="preserve">run in an </w:t>
        </w:r>
      </w:ins>
      <w:ins w:id="599" w:author="Andrew Delamater" w:date="2025-06-20T17:24:00Z" w16du:dateUtc="2025-06-20T21:24:00Z">
        <w:r>
          <w:rPr>
            <w:rFonts w:ascii="Times New Roman" w:hAnsi="Times New Roman" w:cs="Times New Roman"/>
            <w:sz w:val="22"/>
            <w:szCs w:val="22"/>
          </w:rPr>
          <w:t>identical</w:t>
        </w:r>
      </w:ins>
      <w:ins w:id="600" w:author="Andrew Delamater" w:date="2025-06-20T17:26:00Z" w16du:dateUtc="2025-06-20T21:26:00Z">
        <w:r>
          <w:rPr>
            <w:rFonts w:ascii="Times New Roman" w:hAnsi="Times New Roman" w:cs="Times New Roman"/>
            <w:sz w:val="22"/>
            <w:szCs w:val="22"/>
          </w:rPr>
          <w:t xml:space="preserve"> manner</w:t>
        </w:r>
      </w:ins>
      <w:ins w:id="601" w:author="Andrew Delamater" w:date="2025-06-20T17:24:00Z" w16du:dateUtc="2025-06-20T21:24:00Z">
        <w:r>
          <w:rPr>
            <w:rFonts w:ascii="Times New Roman" w:hAnsi="Times New Roman" w:cs="Times New Roman"/>
            <w:sz w:val="22"/>
            <w:szCs w:val="22"/>
          </w:rPr>
          <w:t xml:space="preserve"> to Experiment 1a except we required participants to categorize </w:t>
        </w:r>
      </w:ins>
      <w:ins w:id="602" w:author="Andrew Delamater" w:date="2025-06-23T19:19:00Z" w16du:dateUtc="2025-06-23T23:19:00Z">
        <w:r w:rsidR="00411D92">
          <w:rPr>
            <w:rFonts w:ascii="Times New Roman" w:hAnsi="Times New Roman" w:cs="Times New Roman"/>
            <w:sz w:val="22"/>
            <w:szCs w:val="22"/>
          </w:rPr>
          <w:t>8</w:t>
        </w:r>
      </w:ins>
      <w:ins w:id="603" w:author="Andrew Delamater" w:date="2025-06-20T17:24:00Z" w16du:dateUtc="2025-06-20T21:24:00Z">
        <w:r>
          <w:rPr>
            <w:rFonts w:ascii="Times New Roman" w:hAnsi="Times New Roman" w:cs="Times New Roman"/>
            <w:sz w:val="22"/>
            <w:szCs w:val="22"/>
          </w:rPr>
          <w:t xml:space="preserve"> exemplars</w:t>
        </w:r>
      </w:ins>
      <w:ins w:id="604" w:author="Andrew Delamater" w:date="2025-06-20T17:25:00Z" w16du:dateUtc="2025-06-20T21:25:00Z">
        <w:r>
          <w:rPr>
            <w:rFonts w:ascii="Times New Roman" w:hAnsi="Times New Roman" w:cs="Times New Roman"/>
            <w:sz w:val="22"/>
            <w:szCs w:val="22"/>
          </w:rPr>
          <w:t xml:space="preserve"> in</w:t>
        </w:r>
      </w:ins>
      <w:ins w:id="605" w:author="Andrew Delamater" w:date="2025-06-23T19:19:00Z" w16du:dateUtc="2025-06-23T23:19:00Z">
        <w:r w:rsidR="00411D92">
          <w:rPr>
            <w:rFonts w:ascii="Times New Roman" w:hAnsi="Times New Roman" w:cs="Times New Roman"/>
            <w:sz w:val="22"/>
            <w:szCs w:val="22"/>
          </w:rPr>
          <w:t xml:space="preserve">to </w:t>
        </w:r>
      </w:ins>
      <w:ins w:id="606" w:author="Andrew Delamater" w:date="2025-06-20T17:25:00Z" w16du:dateUtc="2025-06-20T21:25:00Z">
        <w:r>
          <w:rPr>
            <w:rFonts w:ascii="Times New Roman" w:hAnsi="Times New Roman" w:cs="Times New Roman"/>
            <w:sz w:val="22"/>
            <w:szCs w:val="22"/>
          </w:rPr>
          <w:t>two categories</w:t>
        </w:r>
      </w:ins>
      <w:ins w:id="607" w:author="Andrew Delamater" w:date="2025-06-23T19:19:00Z" w16du:dateUtc="2025-06-23T23:19:00Z">
        <w:r w:rsidR="00411D92">
          <w:rPr>
            <w:rFonts w:ascii="Times New Roman" w:hAnsi="Times New Roman" w:cs="Times New Roman"/>
            <w:sz w:val="22"/>
            <w:szCs w:val="22"/>
          </w:rPr>
          <w:t xml:space="preserve"> of 4 exemplars each</w:t>
        </w:r>
      </w:ins>
      <w:ins w:id="608" w:author="Andrew Delamater" w:date="2025-06-20T17:25:00Z" w16du:dateUtc="2025-06-20T21:25:00Z">
        <w:r>
          <w:rPr>
            <w:rFonts w:ascii="Times New Roman" w:hAnsi="Times New Roman" w:cs="Times New Roman"/>
            <w:sz w:val="22"/>
            <w:szCs w:val="22"/>
          </w:rPr>
          <w:t>. This 8-exemplar task made it more difficult for participants to learn, and so the initial training phase was extended to</w:t>
        </w:r>
      </w:ins>
      <w:ins w:id="609" w:author="Andrew Delamater" w:date="2025-06-23T19:21:00Z" w16du:dateUtc="2025-06-23T23:21:00Z">
        <w:r w:rsidR="00411D92">
          <w:rPr>
            <w:rFonts w:ascii="Times New Roman" w:hAnsi="Times New Roman" w:cs="Times New Roman"/>
            <w:sz w:val="22"/>
            <w:szCs w:val="22"/>
          </w:rPr>
          <w:t xml:space="preserve"> 8</w:t>
        </w:r>
      </w:ins>
      <w:ins w:id="610" w:author="Andrew Delamater" w:date="2025-06-20T17:25:00Z" w16du:dateUtc="2025-06-20T21:25:00Z">
        <w:r>
          <w:rPr>
            <w:rFonts w:ascii="Times New Roman" w:hAnsi="Times New Roman" w:cs="Times New Roman"/>
            <w:sz w:val="22"/>
            <w:szCs w:val="22"/>
          </w:rPr>
          <w:t xml:space="preserve"> </w:t>
        </w:r>
      </w:ins>
      <w:ins w:id="611" w:author="Andrew Delamater" w:date="2025-06-20T17:27:00Z" w16du:dateUtc="2025-06-20T21:27:00Z">
        <w:r>
          <w:rPr>
            <w:rFonts w:ascii="Times New Roman" w:hAnsi="Times New Roman" w:cs="Times New Roman"/>
            <w:sz w:val="22"/>
            <w:szCs w:val="22"/>
          </w:rPr>
          <w:t xml:space="preserve">training </w:t>
        </w:r>
      </w:ins>
      <w:ins w:id="612" w:author="Andrew Delamater" w:date="2025-06-20T17:25:00Z" w16du:dateUtc="2025-06-20T21:25:00Z">
        <w:r>
          <w:rPr>
            <w:rFonts w:ascii="Times New Roman" w:hAnsi="Times New Roman" w:cs="Times New Roman"/>
            <w:sz w:val="22"/>
            <w:szCs w:val="22"/>
          </w:rPr>
          <w:t xml:space="preserve">blocks and since most of the effects in Experiment 1a appeared during the early reversal </w:t>
        </w:r>
      </w:ins>
      <w:ins w:id="613" w:author="Andrew Delamater" w:date="2025-06-20T17:26:00Z" w16du:dateUtc="2025-06-20T21:26:00Z">
        <w:r>
          <w:rPr>
            <w:rFonts w:ascii="Times New Roman" w:hAnsi="Times New Roman" w:cs="Times New Roman"/>
            <w:sz w:val="22"/>
            <w:szCs w:val="22"/>
          </w:rPr>
          <w:t>blocks we decreased the number of reversal blocks to 4.</w:t>
        </w:r>
      </w:ins>
    </w:p>
    <w:p w14:paraId="3A321CEF" w14:textId="77777777" w:rsidR="003875B6" w:rsidRDefault="003875B6" w:rsidP="00B678EA">
      <w:pPr>
        <w:pStyle w:val="Heading2"/>
        <w:rPr>
          <w:ins w:id="614" w:author="Andrew Delamater" w:date="2025-06-20T17:24:00Z" w16du:dateUtc="2025-06-20T21:24:00Z"/>
          <w:rFonts w:ascii="Times New Roman" w:hAnsi="Times New Roman" w:cs="Times New Roman"/>
        </w:rPr>
      </w:pPr>
    </w:p>
    <w:p w14:paraId="38228A85" w14:textId="21CFC12A" w:rsidR="00B678EA" w:rsidRPr="001630EB" w:rsidRDefault="00B678EA" w:rsidP="00B678EA">
      <w:pPr>
        <w:pStyle w:val="Heading2"/>
        <w:rPr>
          <w:rFonts w:ascii="Times New Roman" w:hAnsi="Times New Roman" w:cs="Times New Roman"/>
        </w:rPr>
      </w:pPr>
      <w:r w:rsidRPr="001630EB">
        <w:rPr>
          <w:rFonts w:ascii="Times New Roman" w:hAnsi="Times New Roman" w:cs="Times New Roman"/>
        </w:rPr>
        <w:t>Methods</w:t>
      </w:r>
    </w:p>
    <w:p w14:paraId="5A10F035" w14:textId="7F71FA0F" w:rsidR="00B678EA" w:rsidRPr="001630EB" w:rsidRDefault="00B678EA" w:rsidP="00B678EA">
      <w:pPr>
        <w:pStyle w:val="Heading3"/>
        <w:rPr>
          <w:rFonts w:ascii="Times New Roman" w:hAnsi="Times New Roman" w:cs="Times New Roman"/>
        </w:rPr>
      </w:pPr>
      <w:r w:rsidRPr="001630EB">
        <w:rPr>
          <w:rFonts w:ascii="Times New Roman" w:hAnsi="Times New Roman" w:cs="Times New Roman"/>
        </w:rPr>
        <w:t>Participants</w:t>
      </w:r>
    </w:p>
    <w:p w14:paraId="21F2015C" w14:textId="7D29C991" w:rsidR="00A173FD" w:rsidRPr="001630EB" w:rsidRDefault="003C420E" w:rsidP="00A173FD">
      <w:pPr>
        <w:ind w:firstLine="720"/>
        <w:rPr>
          <w:ins w:id="615" w:author="Andrew Delamater" w:date="2025-06-20T17:44:00Z" w16du:dateUtc="2025-06-20T21:44:00Z"/>
          <w:rFonts w:ascii="Times New Roman" w:hAnsi="Times New Roman" w:cs="Times New Roman"/>
        </w:rPr>
      </w:pPr>
      <w:r w:rsidRPr="001630EB">
        <w:rPr>
          <w:rFonts w:ascii="Times New Roman" w:hAnsi="Times New Roman" w:cs="Times New Roman"/>
        </w:rPr>
        <w:t>Thirty-two participants were recruited through Prolific (</w:t>
      </w:r>
      <w:hyperlink r:id="rId25" w:history="1">
        <w:r w:rsidRPr="001630EB">
          <w:rPr>
            <w:rStyle w:val="Hyperlink"/>
            <w:rFonts w:ascii="Times New Roman" w:hAnsi="Times New Roman" w:cs="Times New Roman"/>
          </w:rPr>
          <w:t>www.prolific.com</w:t>
        </w:r>
      </w:hyperlink>
      <w:r w:rsidRPr="001630EB">
        <w:rPr>
          <w:rFonts w:ascii="Times New Roman" w:hAnsi="Times New Roman" w:cs="Times New Roman"/>
        </w:rPr>
        <w:t>). The age ranged between 2</w:t>
      </w:r>
      <w:r w:rsidR="00B07C2E" w:rsidRPr="001630EB">
        <w:rPr>
          <w:rFonts w:ascii="Times New Roman" w:hAnsi="Times New Roman" w:cs="Times New Roman"/>
        </w:rPr>
        <w:t>2</w:t>
      </w:r>
      <w:r w:rsidRPr="001630EB">
        <w:rPr>
          <w:rFonts w:ascii="Times New Roman" w:hAnsi="Times New Roman" w:cs="Times New Roman"/>
        </w:rPr>
        <w:t xml:space="preserve"> and 6</w:t>
      </w:r>
      <w:r w:rsidR="00B07C2E" w:rsidRPr="001630EB">
        <w:rPr>
          <w:rFonts w:ascii="Times New Roman" w:hAnsi="Times New Roman" w:cs="Times New Roman"/>
        </w:rPr>
        <w:t>5</w:t>
      </w:r>
      <w:r w:rsidRPr="001630EB">
        <w:rPr>
          <w:rFonts w:ascii="Times New Roman" w:hAnsi="Times New Roman" w:cs="Times New Roman"/>
        </w:rPr>
        <w:t xml:space="preserve"> with a mean of </w:t>
      </w:r>
      <w:r w:rsidR="00B07C2E" w:rsidRPr="001630EB">
        <w:rPr>
          <w:rFonts w:ascii="Times New Roman" w:hAnsi="Times New Roman" w:cs="Times New Roman"/>
        </w:rPr>
        <w:t>40.16</w:t>
      </w:r>
      <w:r w:rsidRPr="001630EB">
        <w:rPr>
          <w:rFonts w:ascii="Times New Roman" w:hAnsi="Times New Roman" w:cs="Times New Roman"/>
        </w:rPr>
        <w:t xml:space="preserve"> and standard deviation of 1</w:t>
      </w:r>
      <w:r w:rsidR="00B07C2E" w:rsidRPr="001630EB">
        <w:rPr>
          <w:rFonts w:ascii="Times New Roman" w:hAnsi="Times New Roman" w:cs="Times New Roman"/>
        </w:rPr>
        <w:t>3.80</w:t>
      </w:r>
      <w:r w:rsidRPr="001630EB">
        <w:rPr>
          <w:rFonts w:ascii="Times New Roman" w:hAnsi="Times New Roman" w:cs="Times New Roman"/>
        </w:rPr>
        <w:t xml:space="preserve">. </w:t>
      </w:r>
      <w:r w:rsidR="00B07C2E" w:rsidRPr="001630EB">
        <w:rPr>
          <w:rFonts w:ascii="Times New Roman" w:hAnsi="Times New Roman" w:cs="Times New Roman"/>
        </w:rPr>
        <w:t xml:space="preserve">Eleven </w:t>
      </w:r>
      <w:r w:rsidRPr="001630EB">
        <w:rPr>
          <w:rFonts w:ascii="Times New Roman" w:hAnsi="Times New Roman" w:cs="Times New Roman"/>
        </w:rPr>
        <w:t xml:space="preserve">participants were male, </w:t>
      </w:r>
      <w:r w:rsidR="00B07C2E" w:rsidRPr="001630EB">
        <w:rPr>
          <w:rFonts w:ascii="Times New Roman" w:hAnsi="Times New Roman" w:cs="Times New Roman"/>
        </w:rPr>
        <w:t>15</w:t>
      </w:r>
      <w:r w:rsidRPr="001630EB">
        <w:rPr>
          <w:rFonts w:ascii="Times New Roman" w:hAnsi="Times New Roman" w:cs="Times New Roman"/>
        </w:rPr>
        <w:t xml:space="preserve"> female, one non-binary, and </w:t>
      </w:r>
      <w:r w:rsidR="00B07C2E" w:rsidRPr="001630EB">
        <w:rPr>
          <w:rFonts w:ascii="Times New Roman" w:hAnsi="Times New Roman" w:cs="Times New Roman"/>
        </w:rPr>
        <w:t>5</w:t>
      </w:r>
      <w:r w:rsidRPr="001630EB">
        <w:rPr>
          <w:rFonts w:ascii="Times New Roman" w:hAnsi="Times New Roman" w:cs="Times New Roman"/>
        </w:rPr>
        <w:t xml:space="preserve"> did not replied.</w:t>
      </w:r>
      <w:ins w:id="616" w:author="Andrew Delamater" w:date="2025-06-20T17:44:00Z" w16du:dateUtc="2025-06-20T21:44:00Z">
        <w:r w:rsidR="00A173FD">
          <w:rPr>
            <w:rFonts w:ascii="Times New Roman" w:hAnsi="Times New Roman" w:cs="Times New Roman"/>
          </w:rPr>
          <w:t xml:space="preserve"> The present experiment lasted approximately 20 minutes and participants were paid $4.00 for their participation. All procedures posed no risk to participants and were approved by ARD’s CUNY IRB protocol.</w:t>
        </w:r>
      </w:ins>
    </w:p>
    <w:p w14:paraId="5CAE36C6" w14:textId="5C2AF445" w:rsidR="003C420E" w:rsidRPr="001630EB" w:rsidRDefault="003C420E" w:rsidP="003F53AB">
      <w:pPr>
        <w:ind w:firstLine="720"/>
        <w:rPr>
          <w:rFonts w:ascii="Times New Roman" w:hAnsi="Times New Roman" w:cs="Times New Roman"/>
        </w:rPr>
      </w:pPr>
    </w:p>
    <w:p w14:paraId="73C7CD25" w14:textId="5EEB61D8" w:rsidR="003A5072" w:rsidRPr="001630EB" w:rsidRDefault="003C420E" w:rsidP="00D0262A">
      <w:pPr>
        <w:ind w:firstLine="720"/>
        <w:rPr>
          <w:rFonts w:ascii="Times New Roman" w:hAnsi="Times New Roman" w:cs="Times New Roman"/>
        </w:rPr>
      </w:pPr>
      <w:r w:rsidRPr="001630EB">
        <w:rPr>
          <w:rFonts w:ascii="Times New Roman" w:hAnsi="Times New Roman" w:cs="Times New Roman"/>
        </w:rPr>
        <w:t>We exclude</w:t>
      </w:r>
      <w:ins w:id="617" w:author="Andrew Delamater" w:date="2025-06-20T17:44:00Z" w16du:dateUtc="2025-06-20T21:44:00Z">
        <w:r w:rsidR="00A173FD">
          <w:rPr>
            <w:rFonts w:ascii="Times New Roman" w:hAnsi="Times New Roman" w:cs="Times New Roman"/>
          </w:rPr>
          <w:t>d</w:t>
        </w:r>
      </w:ins>
      <w:r w:rsidRPr="001630EB">
        <w:rPr>
          <w:rFonts w:ascii="Times New Roman" w:hAnsi="Times New Roman" w:cs="Times New Roman"/>
        </w:rPr>
        <w:t xml:space="preserve"> participants </w:t>
      </w:r>
      <w:r w:rsidR="005D5188" w:rsidRPr="001630EB">
        <w:rPr>
          <w:rFonts w:ascii="Times New Roman" w:hAnsi="Times New Roman" w:cs="Times New Roman"/>
        </w:rPr>
        <w:t>using the same criteri</w:t>
      </w:r>
      <w:ins w:id="618" w:author="Andrew Delamater" w:date="2025-06-20T17:44:00Z" w16du:dateUtc="2025-06-20T21:44:00Z">
        <w:r w:rsidR="00A173FD">
          <w:rPr>
            <w:rFonts w:ascii="Times New Roman" w:hAnsi="Times New Roman" w:cs="Times New Roman"/>
          </w:rPr>
          <w:t>on</w:t>
        </w:r>
      </w:ins>
      <w:del w:id="619" w:author="Andrew Delamater" w:date="2025-06-20T17:44:00Z" w16du:dateUtc="2025-06-20T21:44:00Z">
        <w:r w:rsidR="005D5188" w:rsidRPr="001630EB" w:rsidDel="00A173FD">
          <w:rPr>
            <w:rFonts w:ascii="Times New Roman" w:hAnsi="Times New Roman" w:cs="Times New Roman"/>
          </w:rPr>
          <w:delText>a</w:delText>
        </w:r>
      </w:del>
      <w:r w:rsidR="005D5188" w:rsidRPr="001630EB">
        <w:rPr>
          <w:rFonts w:ascii="Times New Roman" w:hAnsi="Times New Roman" w:cs="Times New Roman"/>
        </w:rPr>
        <w:t xml:space="preserve"> as </w:t>
      </w:r>
      <w:ins w:id="620" w:author="Andrew Delamater" w:date="2025-06-20T17:44:00Z" w16du:dateUtc="2025-06-20T21:44:00Z">
        <w:r w:rsidR="00A173FD">
          <w:rPr>
            <w:rFonts w:ascii="Times New Roman" w:hAnsi="Times New Roman" w:cs="Times New Roman"/>
          </w:rPr>
          <w:t xml:space="preserve">in </w:t>
        </w:r>
      </w:ins>
      <w:r w:rsidR="005D5188" w:rsidRPr="001630EB">
        <w:rPr>
          <w:rFonts w:ascii="Times New Roman" w:hAnsi="Times New Roman" w:cs="Times New Roman"/>
        </w:rPr>
        <w:t>Experiment 1a</w:t>
      </w:r>
      <w:r w:rsidR="00BA20AF" w:rsidRPr="001630EB">
        <w:rPr>
          <w:rFonts w:ascii="Times New Roman" w:hAnsi="Times New Roman" w:cs="Times New Roman"/>
        </w:rPr>
        <w:t xml:space="preserve">. </w:t>
      </w:r>
      <w:r w:rsidR="008C7335" w:rsidRPr="001630EB">
        <w:rPr>
          <w:rFonts w:ascii="Times New Roman" w:hAnsi="Times New Roman" w:cs="Times New Roman"/>
        </w:rPr>
        <w:t>Thus,</w:t>
      </w:r>
      <w:r w:rsidR="00BA20AF" w:rsidRPr="001630EB">
        <w:rPr>
          <w:rFonts w:ascii="Times New Roman" w:hAnsi="Times New Roman" w:cs="Times New Roman"/>
        </w:rPr>
        <w:t xml:space="preserve"> </w:t>
      </w:r>
      <w:r w:rsidR="006B0482" w:rsidRPr="001630EB">
        <w:rPr>
          <w:rFonts w:ascii="Times New Roman" w:hAnsi="Times New Roman" w:cs="Times New Roman"/>
        </w:rPr>
        <w:t xml:space="preserve">participants’ </w:t>
      </w:r>
      <w:r w:rsidR="00BA20AF" w:rsidRPr="001630EB">
        <w:rPr>
          <w:rFonts w:ascii="Times New Roman" w:hAnsi="Times New Roman" w:cs="Times New Roman"/>
        </w:rPr>
        <w:t xml:space="preserve">inclusion </w:t>
      </w:r>
      <w:ins w:id="621" w:author="Andrew Delamater" w:date="2025-06-20T17:45:00Z" w16du:dateUtc="2025-06-20T21:45:00Z">
        <w:r w:rsidR="00A173FD">
          <w:rPr>
            <w:rFonts w:ascii="Times New Roman" w:hAnsi="Times New Roman" w:cs="Times New Roman"/>
          </w:rPr>
          <w:t>wa</w:t>
        </w:r>
      </w:ins>
      <w:del w:id="622" w:author="Andrew Delamater" w:date="2025-06-20T17:45:00Z" w16du:dateUtc="2025-06-20T21:45:00Z">
        <w:r w:rsidR="006B0482" w:rsidRPr="001630EB" w:rsidDel="00A173FD">
          <w:rPr>
            <w:rFonts w:ascii="Times New Roman" w:hAnsi="Times New Roman" w:cs="Times New Roman"/>
          </w:rPr>
          <w:delText>i</w:delText>
        </w:r>
      </w:del>
      <w:r w:rsidR="006B0482" w:rsidRPr="001630EB">
        <w:rPr>
          <w:rFonts w:ascii="Times New Roman" w:hAnsi="Times New Roman" w:cs="Times New Roman"/>
        </w:rPr>
        <w:t xml:space="preserve">s based on a </w:t>
      </w:r>
      <w:r w:rsidRPr="001630EB">
        <w:rPr>
          <w:rFonts w:ascii="Times New Roman" w:hAnsi="Times New Roman" w:cs="Times New Roman"/>
        </w:rPr>
        <w:t xml:space="preserve">binomial test </w:t>
      </w:r>
      <w:r w:rsidR="006B0482" w:rsidRPr="001630EB">
        <w:rPr>
          <w:rFonts w:ascii="Times New Roman" w:hAnsi="Times New Roman" w:cs="Times New Roman"/>
        </w:rPr>
        <w:t xml:space="preserve">in which </w:t>
      </w:r>
      <w:r w:rsidRPr="001630EB">
        <w:rPr>
          <w:rFonts w:ascii="Times New Roman" w:hAnsi="Times New Roman" w:cs="Times New Roman"/>
        </w:rPr>
        <w:t xml:space="preserve">the probability of correct </w:t>
      </w:r>
      <w:ins w:id="623" w:author="Andrew Delamater" w:date="2025-06-20T17:45:00Z" w16du:dateUtc="2025-06-20T21:45:00Z">
        <w:r w:rsidR="00A173FD">
          <w:rPr>
            <w:rFonts w:ascii="Times New Roman" w:hAnsi="Times New Roman" w:cs="Times New Roman"/>
          </w:rPr>
          <w:t xml:space="preserve">phase 1 performance </w:t>
        </w:r>
      </w:ins>
      <w:del w:id="624" w:author="Andrew Delamater" w:date="2025-06-20T17:45:00Z" w16du:dateUtc="2025-06-20T21:45:00Z">
        <w:r w:rsidRPr="001630EB" w:rsidDel="00A173FD">
          <w:rPr>
            <w:rFonts w:ascii="Times New Roman" w:hAnsi="Times New Roman" w:cs="Times New Roman"/>
          </w:rPr>
          <w:delText xml:space="preserve">should </w:delText>
        </w:r>
      </w:del>
      <w:ins w:id="625" w:author="Andrew Delamater" w:date="2025-06-20T17:45:00Z" w16du:dateUtc="2025-06-20T21:45:00Z">
        <w:r w:rsidR="00A173FD">
          <w:rPr>
            <w:rFonts w:ascii="Times New Roman" w:hAnsi="Times New Roman" w:cs="Times New Roman"/>
          </w:rPr>
          <w:t>ha</w:t>
        </w:r>
        <w:r w:rsidR="00A173FD" w:rsidRPr="001630EB">
          <w:rPr>
            <w:rFonts w:ascii="Times New Roman" w:hAnsi="Times New Roman" w:cs="Times New Roman"/>
          </w:rPr>
          <w:t xml:space="preserve">d </w:t>
        </w:r>
        <w:r w:rsidR="00A173FD">
          <w:rPr>
            <w:rFonts w:ascii="Times New Roman" w:hAnsi="Times New Roman" w:cs="Times New Roman"/>
          </w:rPr>
          <w:t xml:space="preserve">to </w:t>
        </w:r>
      </w:ins>
      <w:r w:rsidRPr="001630EB">
        <w:rPr>
          <w:rFonts w:ascii="Times New Roman" w:hAnsi="Times New Roman" w:cs="Times New Roman"/>
        </w:rPr>
        <w:t xml:space="preserve">be higher than random </w:t>
      </w:r>
      <w:del w:id="626" w:author="Andrew Delamater" w:date="2025-06-20T17:45:00Z" w16du:dateUtc="2025-06-20T21:45:00Z">
        <w:r w:rsidRPr="001630EB" w:rsidDel="00A173FD">
          <w:rPr>
            <w:rFonts w:ascii="Times New Roman" w:hAnsi="Times New Roman" w:cs="Times New Roman"/>
          </w:rPr>
          <w:delText xml:space="preserve">correct </w:delText>
        </w:r>
      </w:del>
      <w:ins w:id="627" w:author="Andrew Delamater" w:date="2025-06-20T17:45:00Z" w16du:dateUtc="2025-06-20T21:45:00Z">
        <w:r w:rsidR="00A173FD">
          <w:rPr>
            <w:rFonts w:ascii="Times New Roman" w:hAnsi="Times New Roman" w:cs="Times New Roman"/>
          </w:rPr>
          <w:t>accuracy</w:t>
        </w:r>
        <w:r w:rsidR="00A173FD" w:rsidRPr="001630EB">
          <w:rPr>
            <w:rFonts w:ascii="Times New Roman" w:hAnsi="Times New Roman" w:cs="Times New Roman"/>
          </w:rPr>
          <w:t xml:space="preserve"> </w:t>
        </w:r>
        <w:r w:rsidR="00A173FD">
          <w:rPr>
            <w:rFonts w:ascii="Times New Roman" w:hAnsi="Times New Roman" w:cs="Times New Roman"/>
          </w:rPr>
          <w:t>(p=</w:t>
        </w:r>
      </w:ins>
      <w:r w:rsidRPr="001630EB">
        <w:rPr>
          <w:rFonts w:ascii="Times New Roman" w:hAnsi="Times New Roman" w:cs="Times New Roman"/>
        </w:rPr>
        <w:t>0.5</w:t>
      </w:r>
      <w:ins w:id="628" w:author="Andrew Delamater" w:date="2025-06-20T17:45:00Z" w16du:dateUtc="2025-06-20T21:45:00Z">
        <w:r w:rsidR="00A173FD">
          <w:rPr>
            <w:rFonts w:ascii="Times New Roman" w:hAnsi="Times New Roman" w:cs="Times New Roman"/>
          </w:rPr>
          <w:t>)</w:t>
        </w:r>
      </w:ins>
      <w:r w:rsidR="006B0482" w:rsidRPr="001630EB">
        <w:rPr>
          <w:rFonts w:ascii="Times New Roman" w:hAnsi="Times New Roman" w:cs="Times New Roman"/>
        </w:rPr>
        <w:t>. This implies at least 142 correct trials over 256 trials in phase 1</w:t>
      </w:r>
      <w:r w:rsidRPr="001630EB">
        <w:rPr>
          <w:rFonts w:ascii="Times New Roman" w:hAnsi="Times New Roman" w:cs="Times New Roman"/>
        </w:rPr>
        <w:t>.</w:t>
      </w:r>
      <w:r w:rsidR="007B5367" w:rsidRPr="001630EB">
        <w:rPr>
          <w:rFonts w:ascii="Times New Roman" w:hAnsi="Times New Roman" w:cs="Times New Roman"/>
        </w:rPr>
        <w:t xml:space="preserve"> </w:t>
      </w:r>
      <w:r w:rsidR="009912CF" w:rsidRPr="001630EB">
        <w:rPr>
          <w:rFonts w:ascii="Times New Roman" w:hAnsi="Times New Roman" w:cs="Times New Roman"/>
        </w:rPr>
        <w:t>Six</w:t>
      </w:r>
      <w:r w:rsidR="007B5367" w:rsidRPr="001630EB">
        <w:rPr>
          <w:rFonts w:ascii="Times New Roman" w:hAnsi="Times New Roman" w:cs="Times New Roman"/>
        </w:rPr>
        <w:t xml:space="preserve"> participants were excluded</w:t>
      </w:r>
      <w:ins w:id="629" w:author="Andrew Delamater" w:date="2025-06-20T17:46:00Z" w16du:dateUtc="2025-06-20T21:46:00Z">
        <w:r w:rsidR="00A173FD">
          <w:rPr>
            <w:rFonts w:ascii="Times New Roman" w:hAnsi="Times New Roman" w:cs="Times New Roman"/>
          </w:rPr>
          <w:t xml:space="preserve"> for not reaching this criterion</w:t>
        </w:r>
      </w:ins>
      <w:r w:rsidR="007B5367" w:rsidRPr="001630EB">
        <w:rPr>
          <w:rFonts w:ascii="Times New Roman" w:hAnsi="Times New Roman" w:cs="Times New Roman"/>
        </w:rPr>
        <w:t>.</w:t>
      </w:r>
    </w:p>
    <w:p w14:paraId="56DBF7A5" w14:textId="0F6D398A" w:rsidR="00B678EA" w:rsidRPr="001630EB" w:rsidRDefault="00B678EA" w:rsidP="00B678EA">
      <w:pPr>
        <w:pStyle w:val="Heading3"/>
        <w:rPr>
          <w:rFonts w:ascii="Times New Roman" w:hAnsi="Times New Roman" w:cs="Times New Roman"/>
        </w:rPr>
      </w:pPr>
      <w:r w:rsidRPr="001630EB">
        <w:rPr>
          <w:rFonts w:ascii="Times New Roman" w:hAnsi="Times New Roman" w:cs="Times New Roman"/>
        </w:rPr>
        <w:t>Task</w:t>
      </w:r>
      <w:r w:rsidR="002551C9" w:rsidRPr="001630EB">
        <w:rPr>
          <w:rFonts w:ascii="Times New Roman" w:hAnsi="Times New Roman" w:cs="Times New Roman"/>
        </w:rPr>
        <w:t xml:space="preserve"> and Procedures</w:t>
      </w:r>
    </w:p>
    <w:p w14:paraId="28894DC8" w14:textId="5AF30A15" w:rsidR="00DE3B87" w:rsidRPr="001630EB" w:rsidRDefault="002551C9" w:rsidP="00420B13">
      <w:pPr>
        <w:ind w:firstLine="720"/>
        <w:rPr>
          <w:rFonts w:ascii="Times New Roman" w:hAnsi="Times New Roman" w:cs="Times New Roman"/>
        </w:rPr>
      </w:pPr>
      <w:r w:rsidRPr="001630EB">
        <w:rPr>
          <w:rFonts w:ascii="Times New Roman" w:hAnsi="Times New Roman" w:cs="Times New Roman"/>
        </w:rPr>
        <w:t>The task structure is the same as Experiment 1a</w:t>
      </w:r>
      <w:r w:rsidR="006C6381" w:rsidRPr="001630EB">
        <w:rPr>
          <w:rFonts w:ascii="Times New Roman" w:hAnsi="Times New Roman" w:cs="Times New Roman"/>
        </w:rPr>
        <w:t>. T</w:t>
      </w:r>
      <w:r w:rsidRPr="001630EB">
        <w:rPr>
          <w:rFonts w:ascii="Times New Roman" w:hAnsi="Times New Roman" w:cs="Times New Roman"/>
        </w:rPr>
        <w:t xml:space="preserve">he only difference in this experiment is the difficulty </w:t>
      </w:r>
      <w:r w:rsidR="006C6381" w:rsidRPr="001630EB">
        <w:rPr>
          <w:rFonts w:ascii="Times New Roman" w:hAnsi="Times New Roman" w:cs="Times New Roman"/>
        </w:rPr>
        <w:t xml:space="preserve">which was manipulated by adding more stimuli (fractals; </w:t>
      </w:r>
      <w:r w:rsidR="006C6381" w:rsidRPr="001630EB">
        <w:rPr>
          <w:rFonts w:ascii="Times New Roman" w:hAnsi="Times New Roman" w:cs="Times New Roman"/>
          <w:b/>
          <w:bCs/>
        </w:rPr>
        <w:t>Table 2</w:t>
      </w:r>
      <w:r w:rsidR="006C6381" w:rsidRPr="001630EB">
        <w:rPr>
          <w:rFonts w:ascii="Times New Roman" w:hAnsi="Times New Roman" w:cs="Times New Roman"/>
        </w:rPr>
        <w:t>)</w:t>
      </w:r>
      <w:r w:rsidR="00DE3B87" w:rsidRPr="001630EB">
        <w:rPr>
          <w:rFonts w:ascii="Times New Roman" w:hAnsi="Times New Roman" w:cs="Times New Roman"/>
        </w:rPr>
        <w:t>. Also</w:t>
      </w:r>
      <w:r w:rsidR="00AE05FD" w:rsidRPr="001630EB">
        <w:rPr>
          <w:rFonts w:ascii="Times New Roman" w:hAnsi="Times New Roman" w:cs="Times New Roman"/>
        </w:rPr>
        <w:t>,</w:t>
      </w:r>
      <w:r w:rsidR="00DE3B87" w:rsidRPr="001630EB">
        <w:rPr>
          <w:rFonts w:ascii="Times New Roman" w:hAnsi="Times New Roman" w:cs="Times New Roman"/>
        </w:rPr>
        <w:t xml:space="preserve"> the number of blocks per phase</w:t>
      </w:r>
      <w:r w:rsidR="00AE05FD" w:rsidRPr="001630EB">
        <w:rPr>
          <w:rFonts w:ascii="Times New Roman" w:hAnsi="Times New Roman" w:cs="Times New Roman"/>
        </w:rPr>
        <w:t xml:space="preserve"> varied</w:t>
      </w:r>
      <w:r w:rsidR="006E2683" w:rsidRPr="001630EB">
        <w:rPr>
          <w:rFonts w:ascii="Times New Roman" w:hAnsi="Times New Roman" w:cs="Times New Roman"/>
        </w:rPr>
        <w:t xml:space="preserve">, where </w:t>
      </w:r>
      <w:r w:rsidR="00F35471" w:rsidRPr="001630EB">
        <w:rPr>
          <w:rFonts w:ascii="Times New Roman" w:hAnsi="Times New Roman" w:cs="Times New Roman"/>
        </w:rPr>
        <w:t>P</w:t>
      </w:r>
      <w:r w:rsidR="006E2683" w:rsidRPr="001630EB">
        <w:rPr>
          <w:rFonts w:ascii="Times New Roman" w:hAnsi="Times New Roman" w:cs="Times New Roman"/>
        </w:rPr>
        <w:t xml:space="preserve">hase 1 </w:t>
      </w:r>
      <w:del w:id="630" w:author="Andrew Delamater" w:date="2025-06-23T19:25:00Z" w16du:dateUtc="2025-06-23T23:25:00Z">
        <w:r w:rsidR="006E2683" w:rsidRPr="001630EB" w:rsidDel="00411D92">
          <w:rPr>
            <w:rFonts w:ascii="Times New Roman" w:hAnsi="Times New Roman" w:cs="Times New Roman"/>
          </w:rPr>
          <w:delText xml:space="preserve">had </w:delText>
        </w:r>
      </w:del>
      <w:ins w:id="631" w:author="Andrew Delamater" w:date="2025-06-23T19:25:00Z" w16du:dateUtc="2025-06-23T23:25:00Z">
        <w:r w:rsidR="00411D92">
          <w:rPr>
            <w:rFonts w:ascii="Times New Roman" w:hAnsi="Times New Roman" w:cs="Times New Roman"/>
          </w:rPr>
          <w:t>included</w:t>
        </w:r>
        <w:r w:rsidR="00411D92" w:rsidRPr="001630EB">
          <w:rPr>
            <w:rFonts w:ascii="Times New Roman" w:hAnsi="Times New Roman" w:cs="Times New Roman"/>
          </w:rPr>
          <w:t xml:space="preserve"> </w:t>
        </w:r>
      </w:ins>
      <w:r w:rsidR="001C78D6" w:rsidRPr="001630EB">
        <w:rPr>
          <w:rFonts w:ascii="Times New Roman" w:hAnsi="Times New Roman" w:cs="Times New Roman"/>
        </w:rPr>
        <w:t xml:space="preserve">8 </w:t>
      </w:r>
      <w:ins w:id="632" w:author="Andrew Delamater" w:date="2025-06-23T19:25:00Z" w16du:dateUtc="2025-06-23T23:25:00Z">
        <w:r w:rsidR="00411D92">
          <w:rPr>
            <w:rFonts w:ascii="Times New Roman" w:hAnsi="Times New Roman" w:cs="Times New Roman"/>
          </w:rPr>
          <w:t xml:space="preserve">training </w:t>
        </w:r>
      </w:ins>
      <w:r w:rsidR="001C78D6" w:rsidRPr="001630EB">
        <w:rPr>
          <w:rFonts w:ascii="Times New Roman" w:hAnsi="Times New Roman" w:cs="Times New Roman"/>
        </w:rPr>
        <w:t xml:space="preserve">blocks and 4 </w:t>
      </w:r>
      <w:ins w:id="633" w:author="Andrew Delamater" w:date="2025-06-23T19:25:00Z" w16du:dateUtc="2025-06-23T23:25:00Z">
        <w:r w:rsidR="00411D92">
          <w:rPr>
            <w:rFonts w:ascii="Times New Roman" w:hAnsi="Times New Roman" w:cs="Times New Roman"/>
          </w:rPr>
          <w:t xml:space="preserve">reversal </w:t>
        </w:r>
      </w:ins>
      <w:r w:rsidR="001C78D6" w:rsidRPr="001630EB">
        <w:rPr>
          <w:rFonts w:ascii="Times New Roman" w:hAnsi="Times New Roman" w:cs="Times New Roman"/>
        </w:rPr>
        <w:t xml:space="preserve">blocks in </w:t>
      </w:r>
      <w:r w:rsidR="00FB6D37" w:rsidRPr="001630EB">
        <w:rPr>
          <w:rFonts w:ascii="Times New Roman" w:hAnsi="Times New Roman" w:cs="Times New Roman"/>
        </w:rPr>
        <w:t>P</w:t>
      </w:r>
      <w:r w:rsidR="001C78D6" w:rsidRPr="001630EB">
        <w:rPr>
          <w:rFonts w:ascii="Times New Roman" w:hAnsi="Times New Roman" w:cs="Times New Roman"/>
        </w:rPr>
        <w:t xml:space="preserve">hase 2. </w:t>
      </w:r>
      <w:ins w:id="634" w:author="Andrew Delamater" w:date="2025-06-23T19:26:00Z" w16du:dateUtc="2025-06-23T23:26:00Z">
        <w:r w:rsidR="00411D92">
          <w:rPr>
            <w:rFonts w:ascii="Times New Roman" w:hAnsi="Times New Roman" w:cs="Times New Roman"/>
          </w:rPr>
          <w:t>Furthermore, e</w:t>
        </w:r>
      </w:ins>
      <w:del w:id="635" w:author="Andrew Delamater" w:date="2025-06-23T19:26:00Z" w16du:dateUtc="2025-06-23T23:26:00Z">
        <w:r w:rsidR="001C78D6" w:rsidRPr="001630EB" w:rsidDel="00411D92">
          <w:rPr>
            <w:rFonts w:ascii="Times New Roman" w:hAnsi="Times New Roman" w:cs="Times New Roman"/>
          </w:rPr>
          <w:delText>E</w:delText>
        </w:r>
      </w:del>
      <w:r w:rsidR="001C78D6" w:rsidRPr="001630EB">
        <w:rPr>
          <w:rFonts w:ascii="Times New Roman" w:hAnsi="Times New Roman" w:cs="Times New Roman"/>
        </w:rPr>
        <w:t xml:space="preserve">ach block had 16 trials </w:t>
      </w:r>
      <w:ins w:id="636" w:author="Andrew Delamater" w:date="2025-06-23T19:26:00Z" w16du:dateUtc="2025-06-23T23:26:00Z">
        <w:r w:rsidR="00411D92">
          <w:rPr>
            <w:rFonts w:ascii="Times New Roman" w:hAnsi="Times New Roman" w:cs="Times New Roman"/>
          </w:rPr>
          <w:t>(</w:t>
        </w:r>
      </w:ins>
      <w:r w:rsidR="001C78D6" w:rsidRPr="001630EB">
        <w:rPr>
          <w:rFonts w:ascii="Times New Roman" w:hAnsi="Times New Roman" w:cs="Times New Roman"/>
        </w:rPr>
        <w:t>2</w:t>
      </w:r>
      <w:r w:rsidR="00F35471" w:rsidRPr="001630EB">
        <w:rPr>
          <w:rFonts w:ascii="Times New Roman" w:hAnsi="Times New Roman" w:cs="Times New Roman"/>
        </w:rPr>
        <w:t xml:space="preserve"> presentations of each exemplar</w:t>
      </w:r>
      <w:ins w:id="637" w:author="Andrew Delamater" w:date="2025-06-23T19:26:00Z" w16du:dateUtc="2025-06-23T23:26:00Z">
        <w:r w:rsidR="00411D92">
          <w:rPr>
            <w:rFonts w:ascii="Times New Roman" w:hAnsi="Times New Roman" w:cs="Times New Roman"/>
          </w:rPr>
          <w:t>)</w:t>
        </w:r>
      </w:ins>
      <w:r w:rsidR="00F35471" w:rsidRPr="001630EB">
        <w:rPr>
          <w:rFonts w:ascii="Times New Roman" w:hAnsi="Times New Roman" w:cs="Times New Roman"/>
        </w:rPr>
        <w:t xml:space="preserve">. </w:t>
      </w:r>
      <w:ins w:id="638" w:author="Andrew Delamater" w:date="2025-06-23T19:26:00Z" w16du:dateUtc="2025-06-23T23:26:00Z">
        <w:r w:rsidR="00411D92">
          <w:rPr>
            <w:rFonts w:ascii="Times New Roman" w:hAnsi="Times New Roman" w:cs="Times New Roman"/>
          </w:rPr>
          <w:t>W</w:t>
        </w:r>
      </w:ins>
      <w:del w:id="639" w:author="Andrew Delamater" w:date="2025-06-23T19:26:00Z" w16du:dateUtc="2025-06-23T23:26:00Z">
        <w:r w:rsidR="00F35471" w:rsidRPr="001630EB" w:rsidDel="00411D92">
          <w:rPr>
            <w:rFonts w:ascii="Times New Roman" w:hAnsi="Times New Roman" w:cs="Times New Roman"/>
          </w:rPr>
          <w:delText>And w</w:delText>
        </w:r>
      </w:del>
      <w:r w:rsidR="00DE3B87" w:rsidRPr="001630EB">
        <w:rPr>
          <w:rFonts w:ascii="Times New Roman" w:hAnsi="Times New Roman" w:cs="Times New Roman"/>
        </w:rPr>
        <w:t>ithin each block the trials were fully randomized</w:t>
      </w:r>
      <w:ins w:id="640" w:author="Andrew Delamater" w:date="2025-06-23T19:26:00Z" w16du:dateUtc="2025-06-23T23:26:00Z">
        <w:r w:rsidR="00411D92">
          <w:rPr>
            <w:rFonts w:ascii="Times New Roman" w:hAnsi="Times New Roman" w:cs="Times New Roman"/>
          </w:rPr>
          <w:t xml:space="preserve"> for a total of</w:t>
        </w:r>
      </w:ins>
      <w:del w:id="641" w:author="Andrew Delamater" w:date="2025-06-23T19:26:00Z" w16du:dateUtc="2025-06-23T23:26:00Z">
        <w:r w:rsidR="00DE3B87" w:rsidRPr="001630EB" w:rsidDel="00411D92">
          <w:rPr>
            <w:rFonts w:ascii="Times New Roman" w:hAnsi="Times New Roman" w:cs="Times New Roman"/>
          </w:rPr>
          <w:delText>.</w:delText>
        </w:r>
      </w:del>
      <w:r w:rsidR="00DE3B87" w:rsidRPr="001630EB">
        <w:rPr>
          <w:rFonts w:ascii="Times New Roman" w:hAnsi="Times New Roman" w:cs="Times New Roman"/>
        </w:rPr>
        <w:t xml:space="preserve"> </w:t>
      </w:r>
      <w:del w:id="642" w:author="Andrew Delamater" w:date="2025-06-23T19:26:00Z" w16du:dateUtc="2025-06-23T23:26:00Z">
        <w:r w:rsidR="00DE3B87" w:rsidRPr="001630EB" w:rsidDel="00411D92">
          <w:rPr>
            <w:rFonts w:ascii="Times New Roman" w:hAnsi="Times New Roman" w:cs="Times New Roman"/>
          </w:rPr>
          <w:delText>Then</w:delText>
        </w:r>
        <w:r w:rsidR="00F35471" w:rsidRPr="001630EB" w:rsidDel="00411D92">
          <w:rPr>
            <w:rFonts w:ascii="Times New Roman" w:hAnsi="Times New Roman" w:cs="Times New Roman"/>
          </w:rPr>
          <w:delText xml:space="preserve"> in </w:delText>
        </w:r>
      </w:del>
      <w:r w:rsidR="00E6148A" w:rsidRPr="001630EB">
        <w:rPr>
          <w:rFonts w:ascii="Times New Roman" w:hAnsi="Times New Roman" w:cs="Times New Roman"/>
        </w:rPr>
        <w:t>8</w:t>
      </w:r>
      <w:r w:rsidR="00DE3B87" w:rsidRPr="001630EB">
        <w:rPr>
          <w:rFonts w:ascii="Times New Roman" w:hAnsi="Times New Roman" w:cs="Times New Roman"/>
        </w:rPr>
        <w:t xml:space="preserve"> (</w:t>
      </w:r>
      <w:r w:rsidR="009D4543" w:rsidRPr="001630EB">
        <w:rPr>
          <w:rFonts w:ascii="Times New Roman" w:hAnsi="Times New Roman" w:cs="Times New Roman"/>
        </w:rPr>
        <w:t xml:space="preserve">phase1: </w:t>
      </w:r>
      <w:r w:rsidR="00DE3B87" w:rsidRPr="001630EB">
        <w:rPr>
          <w:rFonts w:ascii="Times New Roman" w:hAnsi="Times New Roman" w:cs="Times New Roman"/>
        </w:rPr>
        <w:t xml:space="preserve">blocks) * </w:t>
      </w:r>
      <w:r w:rsidR="00E6148A" w:rsidRPr="001630EB">
        <w:rPr>
          <w:rFonts w:ascii="Times New Roman" w:hAnsi="Times New Roman" w:cs="Times New Roman"/>
        </w:rPr>
        <w:t>16</w:t>
      </w:r>
      <w:r w:rsidR="00DE3B87" w:rsidRPr="001630EB">
        <w:rPr>
          <w:rFonts w:ascii="Times New Roman" w:hAnsi="Times New Roman" w:cs="Times New Roman"/>
        </w:rPr>
        <w:t xml:space="preserve"> (trials) </w:t>
      </w:r>
      <w:r w:rsidR="009D4543" w:rsidRPr="001630EB">
        <w:rPr>
          <w:rFonts w:ascii="Times New Roman" w:hAnsi="Times New Roman" w:cs="Times New Roman"/>
        </w:rPr>
        <w:t>+ 4 (phase 2: blocks) * 16 (trials) = 192</w:t>
      </w:r>
      <w:r w:rsidR="00712982" w:rsidRPr="001630EB">
        <w:rPr>
          <w:rFonts w:ascii="Times New Roman" w:hAnsi="Times New Roman" w:cs="Times New Roman"/>
        </w:rPr>
        <w:t xml:space="preserve"> </w:t>
      </w:r>
      <w:ins w:id="643" w:author="Andrew Delamater" w:date="2025-06-23T19:27:00Z" w16du:dateUtc="2025-06-23T23:27:00Z">
        <w:r w:rsidR="00411D92">
          <w:rPr>
            <w:rFonts w:ascii="Times New Roman" w:hAnsi="Times New Roman" w:cs="Times New Roman"/>
          </w:rPr>
          <w:t xml:space="preserve">trials </w:t>
        </w:r>
      </w:ins>
      <w:r w:rsidR="00DE3B87" w:rsidRPr="001630EB">
        <w:rPr>
          <w:rFonts w:ascii="Times New Roman" w:hAnsi="Times New Roman" w:cs="Times New Roman"/>
        </w:rPr>
        <w:t xml:space="preserve">for each </w:t>
      </w:r>
      <w:ins w:id="644" w:author="Andrew Delamater" w:date="2025-06-23T19:27:00Z" w16du:dateUtc="2025-06-23T23:27:00Z">
        <w:r w:rsidR="00411D92">
          <w:rPr>
            <w:rFonts w:ascii="Times New Roman" w:hAnsi="Times New Roman" w:cs="Times New Roman"/>
          </w:rPr>
          <w:t xml:space="preserve">of the two </w:t>
        </w:r>
      </w:ins>
      <w:r w:rsidR="00DE3B87" w:rsidRPr="001630EB">
        <w:rPr>
          <w:rFonts w:ascii="Times New Roman" w:hAnsi="Times New Roman" w:cs="Times New Roman"/>
        </w:rPr>
        <w:t>task</w:t>
      </w:r>
      <w:ins w:id="645" w:author="Andrew Delamater" w:date="2025-06-23T19:27:00Z" w16du:dateUtc="2025-06-23T23:27:00Z">
        <w:r w:rsidR="00411D92">
          <w:rPr>
            <w:rFonts w:ascii="Times New Roman" w:hAnsi="Times New Roman" w:cs="Times New Roman"/>
          </w:rPr>
          <w:t>s (total and partial reversal)</w:t>
        </w:r>
      </w:ins>
      <w:r w:rsidR="00DE3B87" w:rsidRPr="001630EB">
        <w:rPr>
          <w:rFonts w:ascii="Times New Roman" w:hAnsi="Times New Roman" w:cs="Times New Roman"/>
        </w:rPr>
        <w:t>.</w:t>
      </w:r>
    </w:p>
    <w:p w14:paraId="743182F3" w14:textId="77777777" w:rsidR="008747EE" w:rsidRPr="001630EB"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1630EB"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1630EB" w:rsidRDefault="002551C9" w:rsidP="009B396E">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 xml:space="preserve">Table </w:t>
            </w:r>
            <w:r w:rsidR="006C6381" w:rsidRPr="001630EB">
              <w:rPr>
                <w:rFonts w:ascii="Times New Roman" w:eastAsia="Times New Roman" w:hAnsi="Times New Roman" w:cs="Times New Roman"/>
                <w:b/>
                <w:bCs/>
                <w:color w:val="000000"/>
                <w:lang w:eastAsia="en-GB"/>
                <w14:ligatures w14:val="none"/>
              </w:rPr>
              <w:t>2</w:t>
            </w:r>
            <w:r w:rsidRPr="001630EB">
              <w:rPr>
                <w:rFonts w:ascii="Times New Roman" w:eastAsia="Times New Roman" w:hAnsi="Times New Roman" w:cs="Times New Roman"/>
                <w:b/>
                <w:bCs/>
                <w:color w:val="000000"/>
                <w:lang w:eastAsia="en-GB"/>
                <w14:ligatures w14:val="none"/>
              </w:rPr>
              <w:t>.</w:t>
            </w:r>
          </w:p>
          <w:p w14:paraId="006C8CA3"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1630EB"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(hard)</w:t>
            </w:r>
          </w:p>
        </w:tc>
      </w:tr>
      <w:tr w:rsidR="002551C9" w:rsidRPr="001630EB"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1630EB"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1630EB"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Partial Reversal</w:t>
            </w:r>
          </w:p>
        </w:tc>
      </w:tr>
      <w:tr w:rsidR="002551C9" w:rsidRPr="001630EB"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2551C9" w:rsidRPr="001630EB"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2551C9" w:rsidRPr="001630EB"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Condition</w:t>
            </w:r>
          </w:p>
        </w:tc>
      </w:tr>
      <w:tr w:rsidR="002551C9" w:rsidRPr="001630EB"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0BA933F4"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Note</w:t>
            </w:r>
            <w:r w:rsidRPr="001630EB">
              <w:rPr>
                <w:rFonts w:ascii="Times New Roman" w:eastAsia="Times New Roman" w:hAnsi="Times New Roman" w:cs="Times New Roman"/>
                <w:color w:val="000000"/>
                <w:lang w:eastAsia="en-GB"/>
                <w14:ligatures w14:val="none"/>
              </w:rPr>
              <w:t>: A, B, C, D, E, F, G, and H are cues in form of fractals; S← and →N are two distinct</w:t>
            </w:r>
            <w:r w:rsidR="009F5A66" w:rsidRPr="001630EB">
              <w:rPr>
                <w:rFonts w:ascii="Times New Roman" w:eastAsia="Times New Roman" w:hAnsi="Times New Roman" w:cs="Times New Roman"/>
                <w:color w:val="000000"/>
                <w:lang w:eastAsia="en-GB"/>
                <w14:ligatures w14:val="none"/>
              </w:rPr>
              <w:t xml:space="preserve"> correct response</w:t>
            </w:r>
            <w:r w:rsidRPr="001630EB">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1630EB" w:rsidRDefault="00912C68" w:rsidP="00912C68">
      <w:pPr>
        <w:rPr>
          <w:rFonts w:ascii="Times New Roman" w:hAnsi="Times New Roman" w:cs="Times New Roman"/>
        </w:rPr>
      </w:pPr>
    </w:p>
    <w:p w14:paraId="3E4AB3E0" w14:textId="491D8105" w:rsidR="00592657" w:rsidRPr="001630EB" w:rsidRDefault="00592657" w:rsidP="00592657">
      <w:pPr>
        <w:pStyle w:val="Heading3"/>
        <w:rPr>
          <w:rFonts w:ascii="Times New Roman" w:hAnsi="Times New Roman" w:cs="Times New Roman"/>
        </w:rPr>
      </w:pPr>
      <w:r w:rsidRPr="001630EB">
        <w:rPr>
          <w:rFonts w:ascii="Times New Roman" w:hAnsi="Times New Roman" w:cs="Times New Roman"/>
        </w:rPr>
        <w:lastRenderedPageBreak/>
        <w:t>Analysis</w:t>
      </w:r>
    </w:p>
    <w:p w14:paraId="7803850C" w14:textId="3031CD5B" w:rsidR="003F53AB" w:rsidRPr="001630EB" w:rsidRDefault="00411D92" w:rsidP="002551C9">
      <w:pPr>
        <w:rPr>
          <w:rFonts w:ascii="Times New Roman" w:hAnsi="Times New Roman" w:cs="Times New Roman"/>
        </w:rPr>
      </w:pPr>
      <w:ins w:id="646" w:author="Andrew Delamater" w:date="2025-06-23T19:27:00Z" w16du:dateUtc="2025-06-23T23:27:00Z">
        <w:r>
          <w:rPr>
            <w:rFonts w:ascii="Times New Roman" w:hAnsi="Times New Roman" w:cs="Times New Roman"/>
          </w:rPr>
          <w:t>The s</w:t>
        </w:r>
      </w:ins>
      <w:del w:id="647" w:author="Andrew Delamater" w:date="2025-06-23T19:27:00Z" w16du:dateUtc="2025-06-23T23:27:00Z">
        <w:r w:rsidR="002551C9" w:rsidRPr="001630EB" w:rsidDel="00411D92">
          <w:rPr>
            <w:rFonts w:ascii="Times New Roman" w:hAnsi="Times New Roman" w:cs="Times New Roman"/>
          </w:rPr>
          <w:delText>S</w:delText>
        </w:r>
      </w:del>
      <w:r w:rsidR="002551C9" w:rsidRPr="001630EB">
        <w:rPr>
          <w:rFonts w:ascii="Times New Roman" w:hAnsi="Times New Roman" w:cs="Times New Roman"/>
        </w:rPr>
        <w:t xml:space="preserve">ame analysis plan </w:t>
      </w:r>
      <w:ins w:id="648" w:author="Andrew Delamater" w:date="2025-06-23T19:27:00Z" w16du:dateUtc="2025-06-23T23:27:00Z">
        <w:r>
          <w:rPr>
            <w:rFonts w:ascii="Times New Roman" w:hAnsi="Times New Roman" w:cs="Times New Roman"/>
          </w:rPr>
          <w:t>w</w:t>
        </w:r>
      </w:ins>
      <w:r w:rsidR="002551C9" w:rsidRPr="001630EB">
        <w:rPr>
          <w:rFonts w:ascii="Times New Roman" w:hAnsi="Times New Roman" w:cs="Times New Roman"/>
        </w:rPr>
        <w:t xml:space="preserve">as </w:t>
      </w:r>
      <w:ins w:id="649" w:author="Andrew Delamater" w:date="2025-06-23T19:27:00Z" w16du:dateUtc="2025-06-23T23:27:00Z">
        <w:r>
          <w:rPr>
            <w:rFonts w:ascii="Times New Roman" w:hAnsi="Times New Roman" w:cs="Times New Roman"/>
          </w:rPr>
          <w:t xml:space="preserve">used as in </w:t>
        </w:r>
      </w:ins>
      <w:r w:rsidR="002551C9" w:rsidRPr="001630EB">
        <w:rPr>
          <w:rFonts w:ascii="Times New Roman" w:hAnsi="Times New Roman" w:cs="Times New Roman"/>
        </w:rPr>
        <w:t>Experiment 1a.</w:t>
      </w:r>
    </w:p>
    <w:p w14:paraId="3439DAC9" w14:textId="7C82BAF1" w:rsidR="00B26B6D" w:rsidRPr="001630EB" w:rsidRDefault="00B26B6D" w:rsidP="00B26B6D">
      <w:pPr>
        <w:pStyle w:val="Heading2"/>
        <w:rPr>
          <w:rFonts w:ascii="Times New Roman" w:hAnsi="Times New Roman" w:cs="Times New Roman"/>
        </w:rPr>
      </w:pPr>
      <w:r w:rsidRPr="001630EB">
        <w:rPr>
          <w:rFonts w:ascii="Times New Roman" w:hAnsi="Times New Roman" w:cs="Times New Roman"/>
        </w:rPr>
        <w:t>Results</w:t>
      </w:r>
    </w:p>
    <w:p w14:paraId="2BFA52DF" w14:textId="382EA557" w:rsidR="00495A86" w:rsidRPr="001630EB" w:rsidRDefault="00495A86" w:rsidP="000D4B1C">
      <w:pPr>
        <w:pStyle w:val="Heading3"/>
        <w:rPr>
          <w:rFonts w:ascii="Times New Roman" w:hAnsi="Times New Roman" w:cs="Times New Roman"/>
        </w:rPr>
      </w:pPr>
      <w:r w:rsidRPr="001630EB">
        <w:rPr>
          <w:rFonts w:ascii="Times New Roman" w:hAnsi="Times New Roman" w:cs="Times New Roman"/>
        </w:rPr>
        <w:t xml:space="preserve">Faster </w:t>
      </w:r>
      <w:r w:rsidR="00161512">
        <w:rPr>
          <w:rFonts w:ascii="Times New Roman" w:hAnsi="Times New Roman" w:cs="Times New Roman"/>
        </w:rPr>
        <w:t xml:space="preserve">and Better </w:t>
      </w:r>
      <w:r w:rsidRPr="001630EB">
        <w:rPr>
          <w:rFonts w:ascii="Times New Roman" w:hAnsi="Times New Roman" w:cs="Times New Roman"/>
        </w:rPr>
        <w:t>Learning After the Total Reversal</w:t>
      </w:r>
    </w:p>
    <w:p w14:paraId="19E483F4" w14:textId="4D64EBB0" w:rsidR="00912C68" w:rsidRPr="001630EB" w:rsidRDefault="00912C68" w:rsidP="00912C68">
      <w:pPr>
        <w:ind w:firstLine="720"/>
        <w:rPr>
          <w:rFonts w:ascii="Times New Roman" w:eastAsiaTheme="majorEastAsia" w:hAnsi="Times New Roman" w:cs="Times New Roman"/>
        </w:rPr>
      </w:pPr>
      <w:r w:rsidRPr="001630EB">
        <w:rPr>
          <w:rFonts w:ascii="Times New Roman" w:eastAsiaTheme="majorEastAsia" w:hAnsi="Times New Roman" w:cs="Times New Roman"/>
          <w:b/>
          <w:bCs/>
        </w:rPr>
        <w:t xml:space="preserve">Figure </w:t>
      </w:r>
      <w:r w:rsidR="0095271B">
        <w:rPr>
          <w:rFonts w:ascii="Times New Roman" w:eastAsiaTheme="majorEastAsia" w:hAnsi="Times New Roman" w:cs="Times New Roman"/>
          <w:b/>
          <w:bCs/>
        </w:rPr>
        <w:t>4</w:t>
      </w:r>
      <w:r w:rsidRPr="001630EB">
        <w:rPr>
          <w:rFonts w:ascii="Times New Roman" w:eastAsiaTheme="majorEastAsia" w:hAnsi="Times New Roman" w:cs="Times New Roman"/>
          <w:b/>
          <w:bCs/>
        </w:rPr>
        <w:t>D</w:t>
      </w:r>
      <w:r w:rsidRPr="001630EB">
        <w:rPr>
          <w:rFonts w:ascii="Times New Roman" w:eastAsiaTheme="majorEastAsia" w:hAnsi="Times New Roman" w:cs="Times New Roman"/>
        </w:rPr>
        <w:t xml:space="preserve"> shows the </w:t>
      </w:r>
      <w:ins w:id="650" w:author="Andrew Delamater" w:date="2025-06-23T19:28:00Z" w16du:dateUtc="2025-06-23T23:28:00Z">
        <w:r w:rsidR="00411D92">
          <w:rPr>
            <w:rFonts w:ascii="Times New Roman" w:eastAsiaTheme="majorEastAsia" w:hAnsi="Times New Roman" w:cs="Times New Roman"/>
          </w:rPr>
          <w:t xml:space="preserve">mean </w:t>
        </w:r>
      </w:ins>
      <w:r w:rsidRPr="001630EB">
        <w:rPr>
          <w:rFonts w:ascii="Times New Roman" w:eastAsiaTheme="majorEastAsia" w:hAnsi="Times New Roman" w:cs="Times New Roman"/>
        </w:rPr>
        <w:t xml:space="preserve">probability </w:t>
      </w:r>
      <w:del w:id="651" w:author="Andrew Delamater" w:date="2025-06-23T19:28:00Z" w16du:dateUtc="2025-06-23T23:28:00Z">
        <w:r w:rsidRPr="001630EB" w:rsidDel="00411D92">
          <w:rPr>
            <w:rFonts w:ascii="Times New Roman" w:eastAsiaTheme="majorEastAsia" w:hAnsi="Times New Roman" w:cs="Times New Roman"/>
          </w:rPr>
          <w:delText xml:space="preserve">of </w:delText>
        </w:r>
      </w:del>
      <w:r w:rsidRPr="001630EB">
        <w:rPr>
          <w:rFonts w:ascii="Times New Roman" w:eastAsiaTheme="majorEastAsia" w:hAnsi="Times New Roman" w:cs="Times New Roman"/>
        </w:rPr>
        <w:t>correct category classification</w:t>
      </w:r>
      <w:ins w:id="652" w:author="Andrew Delamater" w:date="2025-06-23T19:28:00Z" w16du:dateUtc="2025-06-23T23:28:00Z">
        <w:r w:rsidR="00411D92">
          <w:rPr>
            <w:rFonts w:ascii="Times New Roman" w:eastAsiaTheme="majorEastAsia" w:hAnsi="Times New Roman" w:cs="Times New Roman"/>
          </w:rPr>
          <w:t>s</w:t>
        </w:r>
      </w:ins>
      <w:r w:rsidR="00CA6EEA" w:rsidRPr="001630EB">
        <w:rPr>
          <w:rFonts w:ascii="Times New Roman" w:eastAsiaTheme="majorEastAsia" w:hAnsi="Times New Roman" w:cs="Times New Roman"/>
        </w:rPr>
        <w:t xml:space="preserve"> </w:t>
      </w:r>
      <w:del w:id="653" w:author="Andrew Delamater" w:date="2025-06-23T19:28:00Z" w16du:dateUtc="2025-06-23T23:28:00Z">
        <w:r w:rsidR="00CA6EEA" w:rsidRPr="001630EB" w:rsidDel="00411D92">
          <w:rPr>
            <w:rFonts w:ascii="Times New Roman" w:eastAsiaTheme="majorEastAsia" w:hAnsi="Times New Roman" w:cs="Times New Roman"/>
          </w:rPr>
          <w:delText>average</w:delText>
        </w:r>
        <w:r w:rsidRPr="001630EB" w:rsidDel="00411D92">
          <w:rPr>
            <w:rFonts w:ascii="Times New Roman" w:eastAsiaTheme="majorEastAsia" w:hAnsi="Times New Roman" w:cs="Times New Roman"/>
          </w:rPr>
          <w:delText xml:space="preserve"> </w:delText>
        </w:r>
      </w:del>
      <w:r w:rsidRPr="001630EB">
        <w:rPr>
          <w:rFonts w:ascii="Times New Roman" w:eastAsiaTheme="majorEastAsia" w:hAnsi="Times New Roman" w:cs="Times New Roman"/>
        </w:rPr>
        <w:t xml:space="preserve">for </w:t>
      </w:r>
      <w:ins w:id="654" w:author="Andrew Delamater" w:date="2025-06-23T19:29:00Z" w16du:dateUtc="2025-06-23T23:29:00Z">
        <w:r w:rsidR="00411D92">
          <w:rPr>
            <w:rFonts w:ascii="Times New Roman" w:eastAsiaTheme="majorEastAsia" w:hAnsi="Times New Roman" w:cs="Times New Roman"/>
          </w:rPr>
          <w:t>each training and reversal</w:t>
        </w:r>
      </w:ins>
      <w:del w:id="655" w:author="Andrew Delamater" w:date="2025-06-23T19:29:00Z" w16du:dateUtc="2025-06-23T23:29:00Z">
        <w:r w:rsidRPr="001630EB" w:rsidDel="00411D92">
          <w:rPr>
            <w:rFonts w:ascii="Times New Roman" w:eastAsiaTheme="majorEastAsia" w:hAnsi="Times New Roman" w:cs="Times New Roman"/>
          </w:rPr>
          <w:delText>all</w:delText>
        </w:r>
      </w:del>
      <w:r w:rsidRPr="001630EB">
        <w:rPr>
          <w:rFonts w:ascii="Times New Roman" w:eastAsiaTheme="majorEastAsia" w:hAnsi="Times New Roman" w:cs="Times New Roman"/>
        </w:rPr>
        <w:t xml:space="preserve"> blocks in </w:t>
      </w:r>
      <w:ins w:id="656" w:author="Andrew Delamater" w:date="2025-06-23T19:29:00Z" w16du:dateUtc="2025-06-23T23:29:00Z">
        <w:r w:rsidR="00411D92">
          <w:rPr>
            <w:rFonts w:ascii="Times New Roman" w:eastAsiaTheme="majorEastAsia" w:hAnsi="Times New Roman" w:cs="Times New Roman"/>
          </w:rPr>
          <w:t>the total and partial reversal</w:t>
        </w:r>
      </w:ins>
      <w:del w:id="657" w:author="Andrew Delamater" w:date="2025-06-23T19:29:00Z" w16du:dateUtc="2025-06-23T23:29:00Z">
        <w:r w:rsidRPr="001630EB" w:rsidDel="00411D92">
          <w:rPr>
            <w:rFonts w:ascii="Times New Roman" w:eastAsiaTheme="majorEastAsia" w:hAnsi="Times New Roman" w:cs="Times New Roman"/>
          </w:rPr>
          <w:delText>both</w:delText>
        </w:r>
      </w:del>
      <w:r w:rsidRPr="001630EB">
        <w:rPr>
          <w:rFonts w:ascii="Times New Roman" w:eastAsiaTheme="majorEastAsia" w:hAnsi="Times New Roman" w:cs="Times New Roman"/>
        </w:rPr>
        <w:t xml:space="preserve"> tasks. </w:t>
      </w:r>
      <w:del w:id="658" w:author="Andrew Delamater" w:date="2025-06-23T19:29:00Z" w16du:dateUtc="2025-06-23T23:29:00Z">
        <w:r w:rsidR="00CA6EEA" w:rsidRPr="001630EB" w:rsidDel="00CF6C45">
          <w:rPr>
            <w:rFonts w:ascii="Times New Roman" w:eastAsiaTheme="majorEastAsia" w:hAnsi="Times New Roman" w:cs="Times New Roman"/>
          </w:rPr>
          <w:delText xml:space="preserve">Same tasks were used as in the previous experiment but with more exemplars and more training blocks for </w:delText>
        </w:r>
        <w:r w:rsidR="00A0296D" w:rsidDel="00CF6C45">
          <w:rPr>
            <w:rFonts w:ascii="Times New Roman" w:eastAsiaTheme="majorEastAsia" w:hAnsi="Times New Roman" w:cs="Times New Roman"/>
          </w:rPr>
          <w:delText>P</w:delText>
        </w:r>
        <w:r w:rsidR="00CA6EEA" w:rsidRPr="001630EB" w:rsidDel="00CF6C45">
          <w:rPr>
            <w:rFonts w:ascii="Times New Roman" w:eastAsiaTheme="majorEastAsia" w:hAnsi="Times New Roman" w:cs="Times New Roman"/>
          </w:rPr>
          <w:delText xml:space="preserve">hase 1. </w:delText>
        </w:r>
      </w:del>
      <w:r w:rsidR="00CA6EEA" w:rsidRPr="001630EB">
        <w:rPr>
          <w:rFonts w:ascii="Times New Roman" w:eastAsiaTheme="majorEastAsia" w:hAnsi="Times New Roman" w:cs="Times New Roman"/>
        </w:rPr>
        <w:t>T</w:t>
      </w:r>
      <w:r w:rsidRPr="001630EB">
        <w:rPr>
          <w:rFonts w:ascii="Times New Roman" w:eastAsiaTheme="majorEastAsia" w:hAnsi="Times New Roman" w:cs="Times New Roman"/>
        </w:rPr>
        <w:t xml:space="preserve">he total </w:t>
      </w:r>
      <w:ins w:id="659" w:author="Andrew Delamater" w:date="2025-06-23T19:29:00Z" w16du:dateUtc="2025-06-23T23:29:00Z">
        <w:r w:rsidR="00CF6C45">
          <w:rPr>
            <w:rFonts w:ascii="Times New Roman" w:eastAsiaTheme="majorEastAsia" w:hAnsi="Times New Roman" w:cs="Times New Roman"/>
          </w:rPr>
          <w:t xml:space="preserve">reversal </w:t>
        </w:r>
      </w:ins>
      <w:r w:rsidRPr="001630EB">
        <w:rPr>
          <w:rFonts w:ascii="Times New Roman" w:eastAsiaTheme="majorEastAsia" w:hAnsi="Times New Roman" w:cs="Times New Roman"/>
        </w:rPr>
        <w:t xml:space="preserve">task is </w:t>
      </w:r>
      <w:ins w:id="660" w:author="Andrew Delamater" w:date="2025-06-23T19:29:00Z" w16du:dateUtc="2025-06-23T23:29:00Z">
        <w:r w:rsidR="00CF6C45">
          <w:rPr>
            <w:rFonts w:ascii="Times New Roman" w:eastAsiaTheme="majorEastAsia" w:hAnsi="Times New Roman" w:cs="Times New Roman"/>
          </w:rPr>
          <w:t xml:space="preserve">again </w:t>
        </w:r>
      </w:ins>
      <w:r w:rsidRPr="001630EB">
        <w:rPr>
          <w:rFonts w:ascii="Times New Roman" w:eastAsiaTheme="majorEastAsia" w:hAnsi="Times New Roman" w:cs="Times New Roman"/>
        </w:rPr>
        <w:t>represented by one line (red)</w:t>
      </w:r>
      <w:ins w:id="661" w:author="Andrew Delamater" w:date="2025-06-23T19:30:00Z" w16du:dateUtc="2025-06-23T23:30:00Z">
        <w:r w:rsidR="00CF6C45">
          <w:rPr>
            <w:rFonts w:ascii="Times New Roman" w:eastAsiaTheme="majorEastAsia" w:hAnsi="Times New Roman" w:cs="Times New Roman"/>
          </w:rPr>
          <w:t xml:space="preserve"> collapsing across the two categories</w:t>
        </w:r>
      </w:ins>
      <w:r w:rsidR="00CA6EEA" w:rsidRPr="001630EB">
        <w:rPr>
          <w:rFonts w:ascii="Times New Roman" w:eastAsiaTheme="majorEastAsia" w:hAnsi="Times New Roman" w:cs="Times New Roman"/>
        </w:rPr>
        <w:t>,</w:t>
      </w:r>
      <w:del w:id="662" w:author="Andrew Delamater" w:date="2025-06-23T19:30:00Z" w16du:dateUtc="2025-06-23T23:30:00Z">
        <w:r w:rsidR="00CA6EEA" w:rsidRPr="001630EB" w:rsidDel="00CF6C45">
          <w:rPr>
            <w:rFonts w:ascii="Times New Roman" w:eastAsiaTheme="majorEastAsia" w:hAnsi="Times New Roman" w:cs="Times New Roman"/>
          </w:rPr>
          <w:delText xml:space="preserve"> here </w:delText>
        </w:r>
        <w:r w:rsidRPr="001630EB" w:rsidDel="00CF6C45">
          <w:rPr>
            <w:rFonts w:ascii="Times New Roman" w:eastAsiaTheme="majorEastAsia" w:hAnsi="Times New Roman" w:cs="Times New Roman"/>
          </w:rPr>
          <w:delText xml:space="preserve">all </w:delText>
        </w:r>
        <w:r w:rsidR="00CA6EEA" w:rsidRPr="001630EB" w:rsidDel="00CF6C45">
          <w:rPr>
            <w:rFonts w:ascii="Times New Roman" w:eastAsiaTheme="majorEastAsia" w:hAnsi="Times New Roman" w:cs="Times New Roman"/>
          </w:rPr>
          <w:delText xml:space="preserve">exemplars were revered </w:delText>
        </w:r>
        <w:r w:rsidRPr="001630EB" w:rsidDel="00CF6C45">
          <w:rPr>
            <w:rFonts w:ascii="Times New Roman" w:eastAsiaTheme="majorEastAsia" w:hAnsi="Times New Roman" w:cs="Times New Roman"/>
          </w:rPr>
          <w:delText>in phase 2.</w:delText>
        </w:r>
      </w:del>
      <w:r w:rsidR="00CA6EEA" w:rsidRPr="001630EB">
        <w:rPr>
          <w:rFonts w:ascii="Times New Roman" w:eastAsiaTheme="majorEastAsia" w:hAnsi="Times New Roman" w:cs="Times New Roman"/>
        </w:rPr>
        <w:t xml:space="preserve"> </w:t>
      </w:r>
      <w:del w:id="663" w:author="Andrew Delamater" w:date="2025-06-23T19:30:00Z" w16du:dateUtc="2025-06-23T23:30:00Z">
        <w:r w:rsidR="00CA6EEA" w:rsidRPr="001630EB" w:rsidDel="00CF6C45">
          <w:rPr>
            <w:rFonts w:ascii="Times New Roman" w:eastAsiaTheme="majorEastAsia" w:hAnsi="Times New Roman" w:cs="Times New Roman"/>
          </w:rPr>
          <w:delText xml:space="preserve">In contrast of </w:delText>
        </w:r>
      </w:del>
      <w:ins w:id="664" w:author="Andrew Delamater" w:date="2025-06-23T19:30:00Z" w16du:dateUtc="2025-06-23T23:30:00Z">
        <w:r w:rsidR="00CF6C45">
          <w:rPr>
            <w:rFonts w:ascii="Times New Roman" w:eastAsiaTheme="majorEastAsia" w:hAnsi="Times New Roman" w:cs="Times New Roman"/>
          </w:rPr>
          <w:t xml:space="preserve">but </w:t>
        </w:r>
      </w:ins>
      <w:r w:rsidRPr="001630EB">
        <w:rPr>
          <w:rFonts w:ascii="Times New Roman" w:eastAsiaTheme="majorEastAsia" w:hAnsi="Times New Roman" w:cs="Times New Roman"/>
        </w:rPr>
        <w:t xml:space="preserve">the partial </w:t>
      </w:r>
      <w:r w:rsidR="00CA6EEA" w:rsidRPr="001630EB">
        <w:rPr>
          <w:rFonts w:ascii="Times New Roman" w:eastAsiaTheme="majorEastAsia" w:hAnsi="Times New Roman" w:cs="Times New Roman"/>
        </w:rPr>
        <w:t xml:space="preserve">task </w:t>
      </w:r>
      <w:del w:id="665" w:author="Andrew Delamater" w:date="2025-06-23T19:30:00Z" w16du:dateUtc="2025-06-23T23:30:00Z">
        <w:r w:rsidR="00CA6EEA" w:rsidRPr="001630EB" w:rsidDel="00CF6C45">
          <w:rPr>
            <w:rFonts w:ascii="Times New Roman" w:eastAsiaTheme="majorEastAsia" w:hAnsi="Times New Roman" w:cs="Times New Roman"/>
          </w:rPr>
          <w:delText xml:space="preserve">where </w:delText>
        </w:r>
      </w:del>
      <w:ins w:id="666" w:author="Andrew Delamater" w:date="2025-06-23T19:30:00Z" w16du:dateUtc="2025-06-23T23:30:00Z">
        <w:r w:rsidR="00CF6C45">
          <w:rPr>
            <w:rFonts w:ascii="Times New Roman" w:eastAsiaTheme="majorEastAsia" w:hAnsi="Times New Roman" w:cs="Times New Roman"/>
          </w:rPr>
          <w:t>is represented separately for reversed</w:t>
        </w:r>
        <w:r w:rsidR="00CF6C45" w:rsidRPr="001630EB">
          <w:rPr>
            <w:rFonts w:ascii="Times New Roman" w:eastAsiaTheme="majorEastAsia" w:hAnsi="Times New Roman" w:cs="Times New Roman"/>
          </w:rPr>
          <w:t xml:space="preserve"> </w:t>
        </w:r>
      </w:ins>
      <w:del w:id="667" w:author="Andrew Delamater" w:date="2025-06-23T19:30:00Z" w16du:dateUtc="2025-06-23T23:30:00Z">
        <w:r w:rsidR="00BA30FA" w:rsidRPr="001630EB" w:rsidDel="00CF6C45">
          <w:rPr>
            <w:rFonts w:ascii="Times New Roman" w:eastAsiaTheme="majorEastAsia" w:hAnsi="Times New Roman" w:cs="Times New Roman"/>
          </w:rPr>
          <w:delText xml:space="preserve">only half of </w:delText>
        </w:r>
      </w:del>
      <w:r w:rsidR="00BA30FA" w:rsidRPr="001630EB">
        <w:rPr>
          <w:rFonts w:ascii="Times New Roman" w:eastAsiaTheme="majorEastAsia" w:hAnsi="Times New Roman" w:cs="Times New Roman"/>
        </w:rPr>
        <w:t xml:space="preserve">exemplars </w:t>
      </w:r>
      <w:del w:id="668" w:author="Andrew Delamater" w:date="2025-06-23T19:31:00Z" w16du:dateUtc="2025-06-23T23:31:00Z">
        <w:r w:rsidR="00BA30FA" w:rsidRPr="001630EB" w:rsidDel="00CF6C45">
          <w:rPr>
            <w:rFonts w:ascii="Times New Roman" w:eastAsiaTheme="majorEastAsia" w:hAnsi="Times New Roman" w:cs="Times New Roman"/>
          </w:rPr>
          <w:delText xml:space="preserve">were revered </w:delText>
        </w:r>
      </w:del>
      <w:r w:rsidRPr="001630EB">
        <w:rPr>
          <w:rFonts w:ascii="Times New Roman" w:eastAsiaTheme="majorEastAsia" w:hAnsi="Times New Roman" w:cs="Times New Roman"/>
        </w:rPr>
        <w:t>(blue</w:t>
      </w:r>
      <w:r w:rsidR="00BA30FA" w:rsidRPr="001630EB">
        <w:rPr>
          <w:rFonts w:ascii="Times New Roman" w:eastAsiaTheme="majorEastAsia" w:hAnsi="Times New Roman" w:cs="Times New Roman"/>
        </w:rPr>
        <w:t xml:space="preserve"> line</w:t>
      </w:r>
      <w:r w:rsidRPr="001630EB">
        <w:rPr>
          <w:rFonts w:ascii="Times New Roman" w:eastAsiaTheme="majorEastAsia" w:hAnsi="Times New Roman" w:cs="Times New Roman"/>
        </w:rPr>
        <w:t xml:space="preserve">) and </w:t>
      </w:r>
      <w:del w:id="669" w:author="Andrew Delamater" w:date="2025-06-23T19:31:00Z" w16du:dateUtc="2025-06-23T23:31:00Z">
        <w:r w:rsidR="00BA30FA" w:rsidRPr="001630EB" w:rsidDel="00CF6C45">
          <w:rPr>
            <w:rFonts w:ascii="Times New Roman" w:eastAsiaTheme="majorEastAsia" w:hAnsi="Times New Roman" w:cs="Times New Roman"/>
          </w:rPr>
          <w:delText>not the other half</w:delText>
        </w:r>
      </w:del>
      <w:ins w:id="670" w:author="Andrew Delamater" w:date="2025-06-23T19:31:00Z" w16du:dateUtc="2025-06-23T23:31:00Z">
        <w:r w:rsidR="00CF6C45">
          <w:rPr>
            <w:rFonts w:ascii="Times New Roman" w:eastAsiaTheme="majorEastAsia" w:hAnsi="Times New Roman" w:cs="Times New Roman"/>
          </w:rPr>
          <w:t>non-reversed exemplars</w:t>
        </w:r>
      </w:ins>
      <w:r w:rsidR="00BA30FA" w:rsidRPr="001630EB">
        <w:rPr>
          <w:rFonts w:ascii="Times New Roman" w:eastAsiaTheme="majorEastAsia" w:hAnsi="Times New Roman" w:cs="Times New Roman"/>
        </w:rPr>
        <w:t xml:space="preserve"> </w:t>
      </w:r>
      <w:r w:rsidRPr="001630EB">
        <w:rPr>
          <w:rFonts w:ascii="Times New Roman" w:eastAsiaTheme="majorEastAsia" w:hAnsi="Times New Roman" w:cs="Times New Roman"/>
        </w:rPr>
        <w:t>(green). The critical comparison</w:t>
      </w:r>
      <w:ins w:id="671" w:author="Andrew Delamater" w:date="2025-06-23T19:31:00Z" w16du:dateUtc="2025-06-23T23:31:00Z">
        <w:r w:rsidR="00CF6C45">
          <w:rPr>
            <w:rFonts w:ascii="Times New Roman" w:eastAsiaTheme="majorEastAsia" w:hAnsi="Times New Roman" w:cs="Times New Roman"/>
          </w:rPr>
          <w:t>s</w:t>
        </w:r>
      </w:ins>
      <w:r w:rsidRPr="001630EB">
        <w:rPr>
          <w:rFonts w:ascii="Times New Roman" w:eastAsiaTheme="majorEastAsia" w:hAnsi="Times New Roman" w:cs="Times New Roman"/>
        </w:rPr>
        <w:t xml:space="preserve"> </w:t>
      </w:r>
      <w:ins w:id="672" w:author="Andrew Delamater" w:date="2025-06-23T19:31:00Z" w16du:dateUtc="2025-06-23T23:31:00Z">
        <w:r w:rsidR="00CF6C45">
          <w:rPr>
            <w:rFonts w:ascii="Times New Roman" w:eastAsiaTheme="majorEastAsia" w:hAnsi="Times New Roman" w:cs="Times New Roman"/>
          </w:rPr>
          <w:t>involve</w:t>
        </w:r>
      </w:ins>
      <w:del w:id="673" w:author="Andrew Delamater" w:date="2025-06-23T19:31:00Z" w16du:dateUtc="2025-06-23T23:31:00Z">
        <w:r w:rsidRPr="001630EB" w:rsidDel="00CF6C45">
          <w:rPr>
            <w:rFonts w:ascii="Times New Roman" w:eastAsiaTheme="majorEastAsia" w:hAnsi="Times New Roman" w:cs="Times New Roman"/>
          </w:rPr>
          <w:delText>is</w:delText>
        </w:r>
      </w:del>
      <w:r w:rsidRPr="001630EB">
        <w:rPr>
          <w:rFonts w:ascii="Times New Roman" w:eastAsiaTheme="majorEastAsia" w:hAnsi="Times New Roman" w:cs="Times New Roman"/>
        </w:rPr>
        <w:t xml:space="preserve"> </w:t>
      </w:r>
      <w:del w:id="674" w:author="Andrew Delamater" w:date="2025-06-23T19:31:00Z" w16du:dateUtc="2025-06-23T23:31:00Z">
        <w:r w:rsidRPr="001630EB" w:rsidDel="00CF6C45">
          <w:rPr>
            <w:rFonts w:ascii="Times New Roman" w:eastAsiaTheme="majorEastAsia" w:hAnsi="Times New Roman" w:cs="Times New Roman"/>
          </w:rPr>
          <w:delText xml:space="preserve">to </w:delText>
        </w:r>
      </w:del>
      <w:r w:rsidRPr="001630EB">
        <w:rPr>
          <w:rFonts w:ascii="Times New Roman" w:eastAsiaTheme="majorEastAsia" w:hAnsi="Times New Roman" w:cs="Times New Roman"/>
        </w:rPr>
        <w:t>compar</w:t>
      </w:r>
      <w:ins w:id="675" w:author="Andrew Delamater" w:date="2025-06-23T19:31:00Z" w16du:dateUtc="2025-06-23T23:31:00Z">
        <w:r w:rsidR="00CF6C45">
          <w:rPr>
            <w:rFonts w:ascii="Times New Roman" w:eastAsiaTheme="majorEastAsia" w:hAnsi="Times New Roman" w:cs="Times New Roman"/>
          </w:rPr>
          <w:t>ing</w:t>
        </w:r>
      </w:ins>
      <w:del w:id="676" w:author="Andrew Delamater" w:date="2025-06-23T19:31:00Z" w16du:dateUtc="2025-06-23T23:31:00Z">
        <w:r w:rsidRPr="001630EB" w:rsidDel="00CF6C45">
          <w:rPr>
            <w:rFonts w:ascii="Times New Roman" w:eastAsiaTheme="majorEastAsia" w:hAnsi="Times New Roman" w:cs="Times New Roman"/>
          </w:rPr>
          <w:delText>e in</w:delText>
        </w:r>
      </w:del>
      <w:r w:rsidRPr="001630EB">
        <w:rPr>
          <w:rFonts w:ascii="Times New Roman" w:eastAsiaTheme="majorEastAsia" w:hAnsi="Times New Roman" w:cs="Times New Roman"/>
        </w:rPr>
        <w:t xml:space="preserve"> phase 2 </w:t>
      </w:r>
      <w:ins w:id="677" w:author="Andrew Delamater" w:date="2025-06-23T19:31:00Z" w16du:dateUtc="2025-06-23T23:31:00Z">
        <w:r w:rsidR="00CF6C45">
          <w:rPr>
            <w:rFonts w:ascii="Times New Roman" w:eastAsiaTheme="majorEastAsia" w:hAnsi="Times New Roman" w:cs="Times New Roman"/>
          </w:rPr>
          <w:t xml:space="preserve">data for </w:t>
        </w:r>
      </w:ins>
      <w:del w:id="678" w:author="Andrew Delamater" w:date="2025-06-23T19:31:00Z" w16du:dateUtc="2025-06-23T23:31:00Z">
        <w:r w:rsidRPr="001630EB" w:rsidDel="00CF6C45">
          <w:rPr>
            <w:rFonts w:ascii="Times New Roman" w:eastAsiaTheme="majorEastAsia" w:hAnsi="Times New Roman" w:cs="Times New Roman"/>
          </w:rPr>
          <w:delText xml:space="preserve">the </w:delText>
        </w:r>
      </w:del>
      <w:r w:rsidRPr="001630EB">
        <w:rPr>
          <w:rFonts w:ascii="Times New Roman" w:eastAsiaTheme="majorEastAsia" w:hAnsi="Times New Roman" w:cs="Times New Roman"/>
        </w:rPr>
        <w:t xml:space="preserve">reversed exemplars </w:t>
      </w:r>
      <w:ins w:id="679" w:author="Andrew Delamater" w:date="2025-06-23T19:31:00Z" w16du:dateUtc="2025-06-23T23:31:00Z">
        <w:r w:rsidR="00CF6C45">
          <w:rPr>
            <w:rFonts w:ascii="Times New Roman" w:eastAsiaTheme="majorEastAsia" w:hAnsi="Times New Roman" w:cs="Times New Roman"/>
          </w:rPr>
          <w:t>in</w:t>
        </w:r>
      </w:ins>
      <w:del w:id="680" w:author="Andrew Delamater" w:date="2025-06-23T19:31:00Z" w16du:dateUtc="2025-06-23T23:31:00Z">
        <w:r w:rsidRPr="001630EB" w:rsidDel="00CF6C45">
          <w:rPr>
            <w:rFonts w:ascii="Times New Roman" w:eastAsiaTheme="majorEastAsia" w:hAnsi="Times New Roman" w:cs="Times New Roman"/>
          </w:rPr>
          <w:delText>between</w:delText>
        </w:r>
      </w:del>
      <w:r w:rsidRPr="001630EB">
        <w:rPr>
          <w:rFonts w:ascii="Times New Roman" w:eastAsiaTheme="majorEastAsia" w:hAnsi="Times New Roman" w:cs="Times New Roman"/>
        </w:rPr>
        <w:t xml:space="preserve"> the total and </w:t>
      </w:r>
      <w:del w:id="681" w:author="Andrew Delamater" w:date="2025-06-23T19:31:00Z" w16du:dateUtc="2025-06-23T23:31:00Z">
        <w:r w:rsidRPr="001630EB" w:rsidDel="00CF6C45">
          <w:rPr>
            <w:rFonts w:ascii="Times New Roman" w:eastAsiaTheme="majorEastAsia" w:hAnsi="Times New Roman" w:cs="Times New Roman"/>
          </w:rPr>
          <w:delText xml:space="preserve">the </w:delText>
        </w:r>
      </w:del>
      <w:r w:rsidRPr="001630EB">
        <w:rPr>
          <w:rFonts w:ascii="Times New Roman" w:eastAsiaTheme="majorEastAsia" w:hAnsi="Times New Roman" w:cs="Times New Roman"/>
        </w:rPr>
        <w:t>partial task</w:t>
      </w:r>
      <w:ins w:id="682" w:author="Andrew Delamater" w:date="2025-06-23T19:31:00Z" w16du:dateUtc="2025-06-23T23:31:00Z">
        <w:r w:rsidR="00CF6C45">
          <w:rPr>
            <w:rFonts w:ascii="Times New Roman" w:eastAsiaTheme="majorEastAsia" w:hAnsi="Times New Roman" w:cs="Times New Roman"/>
          </w:rPr>
          <w:t>s</w:t>
        </w:r>
      </w:ins>
      <w:r w:rsidRPr="001630EB">
        <w:rPr>
          <w:rFonts w:ascii="Times New Roman" w:eastAsiaTheme="majorEastAsia" w:hAnsi="Times New Roman" w:cs="Times New Roman"/>
        </w:rPr>
        <w:t xml:space="preserve"> (</w:t>
      </w:r>
      <w:r w:rsidRPr="001630EB">
        <w:rPr>
          <w:rFonts w:ascii="Times New Roman" w:eastAsiaTheme="majorEastAsia" w:hAnsi="Times New Roman" w:cs="Times New Roman"/>
          <w:b/>
          <w:bCs/>
        </w:rPr>
        <w:t xml:space="preserve">Figure </w:t>
      </w:r>
      <w:r w:rsidR="0095271B">
        <w:rPr>
          <w:rFonts w:ascii="Times New Roman" w:eastAsiaTheme="majorEastAsia" w:hAnsi="Times New Roman" w:cs="Times New Roman"/>
          <w:b/>
          <w:bCs/>
        </w:rPr>
        <w:t>4</w:t>
      </w:r>
      <w:r w:rsidR="00BA30FA" w:rsidRPr="001630EB">
        <w:rPr>
          <w:rFonts w:ascii="Times New Roman" w:eastAsiaTheme="majorEastAsia" w:hAnsi="Times New Roman" w:cs="Times New Roman"/>
          <w:b/>
          <w:bCs/>
        </w:rPr>
        <w:t>F</w:t>
      </w:r>
      <w:r w:rsidRPr="001630EB">
        <w:rPr>
          <w:rFonts w:ascii="Times New Roman" w:eastAsiaTheme="majorEastAsia" w:hAnsi="Times New Roman" w:cs="Times New Roman"/>
        </w:rPr>
        <w:t>)</w:t>
      </w:r>
      <w:ins w:id="683" w:author="Andrew Delamater" w:date="2025-06-23T19:32:00Z" w16du:dateUtc="2025-06-23T23:32:00Z">
        <w:r w:rsidR="00CF6C45">
          <w:rPr>
            <w:rFonts w:ascii="Times New Roman" w:eastAsiaTheme="majorEastAsia" w:hAnsi="Times New Roman" w:cs="Times New Roman"/>
          </w:rPr>
          <w:t xml:space="preserve"> as well as non-reversed trials in the partial task relative to reversed trials in the total task</w:t>
        </w:r>
      </w:ins>
      <w:r w:rsidRPr="001630EB">
        <w:rPr>
          <w:rFonts w:ascii="Times New Roman" w:eastAsiaTheme="majorEastAsia" w:hAnsi="Times New Roman" w:cs="Times New Roman"/>
        </w:rPr>
        <w:t>.</w:t>
      </w:r>
      <w:del w:id="684" w:author="Andrew Delamater" w:date="2025-06-23T19:32:00Z" w16du:dateUtc="2025-06-23T23:32:00Z">
        <w:r w:rsidRPr="001630EB" w:rsidDel="00CF6C45">
          <w:rPr>
            <w:rFonts w:ascii="Times New Roman" w:eastAsiaTheme="majorEastAsia" w:hAnsi="Times New Roman" w:cs="Times New Roman"/>
          </w:rPr>
          <w:delText xml:space="preserve"> </w:delText>
        </w:r>
      </w:del>
    </w:p>
    <w:p w14:paraId="6EA6D904" w14:textId="12B5EC43" w:rsidR="00912C68" w:rsidRPr="001630EB" w:rsidRDefault="00691CDD" w:rsidP="003909ED">
      <w:pPr>
        <w:ind w:firstLine="720"/>
        <w:rPr>
          <w:rFonts w:ascii="Times New Roman" w:eastAsiaTheme="majorEastAsia" w:hAnsi="Times New Roman" w:cs="Times New Roman"/>
        </w:rPr>
      </w:pPr>
      <w:r>
        <w:rPr>
          <w:rFonts w:ascii="Times New Roman" w:eastAsiaTheme="majorEastAsia" w:hAnsi="Times New Roman" w:cs="Times New Roman"/>
        </w:rPr>
        <w:t xml:space="preserve">We fit a </w:t>
      </w:r>
      <w:proofErr w:type="spellStart"/>
      <w:r w:rsidRPr="001630EB">
        <w:rPr>
          <w:rFonts w:ascii="Times New Roman" w:eastAsiaTheme="majorEastAsia" w:hAnsi="Times New Roman" w:cs="Times New Roman"/>
        </w:rPr>
        <w:t>LogMM</w:t>
      </w:r>
      <w:proofErr w:type="spellEnd"/>
      <w:r w:rsidRPr="001630EB">
        <w:rPr>
          <w:rFonts w:ascii="Times New Roman" w:eastAsiaTheme="majorEastAsia" w:hAnsi="Times New Roman" w:cs="Times New Roman"/>
        </w:rPr>
        <w:t xml:space="preserve"> </w:t>
      </w:r>
      <w:r>
        <w:rPr>
          <w:rFonts w:ascii="Times New Roman" w:eastAsiaTheme="majorEastAsia" w:hAnsi="Times New Roman" w:cs="Times New Roman"/>
        </w:rPr>
        <w:t xml:space="preserve">to the reversed exemplars in Phase 2, and the model </w:t>
      </w:r>
      <w:r w:rsidR="00912C68" w:rsidRPr="001630EB">
        <w:rPr>
          <w:rFonts w:ascii="Times New Roman" w:eastAsiaTheme="majorEastAsia" w:hAnsi="Times New Roman" w:cs="Times New Roman"/>
        </w:rPr>
        <w:t>reveal</w:t>
      </w:r>
      <w:r w:rsidR="00F02F19" w:rsidRPr="001630EB">
        <w:rPr>
          <w:rFonts w:ascii="Times New Roman" w:eastAsiaTheme="majorEastAsia" w:hAnsi="Times New Roman" w:cs="Times New Roman"/>
        </w:rPr>
        <w:t>ed</w:t>
      </w:r>
      <w:r w:rsidR="00912C68" w:rsidRPr="001630EB">
        <w:rPr>
          <w:rFonts w:ascii="Times New Roman" w:eastAsiaTheme="majorEastAsia" w:hAnsi="Times New Roman" w:cs="Times New Roman"/>
        </w:rPr>
        <w:t xml:space="preserve"> </w:t>
      </w:r>
      <w:r w:rsidR="00DB00BC" w:rsidRPr="001630EB">
        <w:rPr>
          <w:rFonts w:ascii="Times New Roman" w:eastAsiaTheme="majorEastAsia" w:hAnsi="Times New Roman" w:cs="Times New Roman"/>
        </w:rPr>
        <w:t>two significant main effects</w:t>
      </w:r>
      <w:ins w:id="685" w:author="Andrew Delamater" w:date="2025-06-23T19:32:00Z" w16du:dateUtc="2025-06-23T23:32:00Z">
        <w:r w:rsidR="00CF6C45">
          <w:rPr>
            <w:rFonts w:ascii="Times New Roman" w:eastAsiaTheme="majorEastAsia" w:hAnsi="Times New Roman" w:cs="Times New Roman"/>
          </w:rPr>
          <w:t xml:space="preserve"> - </w:t>
        </w:r>
      </w:ins>
      <w:del w:id="686" w:author="Andrew Delamater" w:date="2025-06-23T19:32:00Z" w16du:dateUtc="2025-06-23T23:32:00Z">
        <w:r w:rsidR="00DB00BC" w:rsidRPr="001630EB" w:rsidDel="00CF6C45">
          <w:rPr>
            <w:rFonts w:ascii="Times New Roman" w:eastAsiaTheme="majorEastAsia" w:hAnsi="Times New Roman" w:cs="Times New Roman"/>
          </w:rPr>
          <w:delText xml:space="preserve"> </w:delText>
        </w:r>
      </w:del>
      <w:r w:rsidR="00912C68" w:rsidRPr="001630EB">
        <w:rPr>
          <w:rFonts w:ascii="Times New Roman" w:eastAsiaTheme="majorEastAsia" w:hAnsi="Times New Roman" w:cs="Times New Roman"/>
        </w:rPr>
        <w:t xml:space="preserve">total vs partial </w:t>
      </w:r>
      <w:r w:rsidR="00F02F19" w:rsidRPr="001630EB">
        <w:rPr>
          <w:rFonts w:ascii="Times New Roman" w:eastAsiaTheme="majorEastAsia" w:hAnsi="Times New Roman" w:cs="Times New Roman"/>
        </w:rPr>
        <w:t>[</w:t>
      </w:r>
      <m:oMath>
        <m:sSub>
          <m:sSubPr>
            <m:ctrlPr>
              <w:ins w:id="687"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1630EB">
        <w:rPr>
          <w:rFonts w:ascii="Times New Roman" w:eastAsiaTheme="majorEastAsia" w:hAnsi="Times New Roman" w:cs="Times New Roman"/>
        </w:rPr>
        <w:t>]</w:t>
      </w:r>
      <w:r w:rsidR="00DB00BC" w:rsidRPr="001630EB">
        <w:rPr>
          <w:rFonts w:ascii="Times New Roman" w:eastAsiaTheme="majorEastAsia" w:hAnsi="Times New Roman" w:cs="Times New Roman"/>
        </w:rPr>
        <w:t xml:space="preserve"> and </w:t>
      </w:r>
      <w:del w:id="688" w:author="Andrew Delamater" w:date="2025-06-23T19:33:00Z" w16du:dateUtc="2025-06-23T23:33:00Z">
        <w:r w:rsidR="00DB00BC" w:rsidRPr="001630EB" w:rsidDel="00CF6C45">
          <w:rPr>
            <w:rFonts w:ascii="Times New Roman" w:eastAsiaTheme="majorEastAsia" w:hAnsi="Times New Roman" w:cs="Times New Roman"/>
          </w:rPr>
          <w:delText xml:space="preserve">in </w:delText>
        </w:r>
      </w:del>
      <w:r w:rsidR="00DB00BC" w:rsidRPr="001630EB">
        <w:rPr>
          <w:rFonts w:ascii="Times New Roman" w:eastAsiaTheme="majorEastAsia" w:hAnsi="Times New Roman" w:cs="Times New Roman"/>
        </w:rPr>
        <w:t>blocks [</w:t>
      </w:r>
      <m:oMath>
        <m:sSub>
          <m:sSubPr>
            <m:ctrlPr>
              <w:ins w:id="689"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1630EB">
        <w:rPr>
          <w:rFonts w:ascii="Times New Roman" w:eastAsiaTheme="majorEastAsia" w:hAnsi="Times New Roman" w:cs="Times New Roman"/>
        </w:rPr>
        <w:t xml:space="preserve">]. The former suggests that, in </w:t>
      </w:r>
      <w:r w:rsidR="00C8238A">
        <w:rPr>
          <w:rFonts w:ascii="Times New Roman" w:eastAsiaTheme="majorEastAsia" w:hAnsi="Times New Roman" w:cs="Times New Roman"/>
        </w:rPr>
        <w:t>P</w:t>
      </w:r>
      <w:r w:rsidR="00DB00BC" w:rsidRPr="001630EB">
        <w:rPr>
          <w:rFonts w:ascii="Times New Roman" w:eastAsiaTheme="majorEastAsia" w:hAnsi="Times New Roman" w:cs="Times New Roman"/>
        </w:rPr>
        <w:t xml:space="preserve">hase 2, participants were more accurate in the total </w:t>
      </w:r>
      <w:r w:rsidR="00C55B2F" w:rsidRPr="001630EB">
        <w:rPr>
          <w:rFonts w:ascii="Times New Roman" w:eastAsiaTheme="majorEastAsia" w:hAnsi="Times New Roman" w:cs="Times New Roman"/>
        </w:rPr>
        <w:t xml:space="preserve">than in the partial task; the latter effect suggests that overall participants </w:t>
      </w:r>
      <w:r w:rsidR="009C558B" w:rsidRPr="001630EB">
        <w:rPr>
          <w:rFonts w:ascii="Times New Roman" w:eastAsiaTheme="majorEastAsia" w:hAnsi="Times New Roman" w:cs="Times New Roman"/>
        </w:rPr>
        <w:t xml:space="preserve">improved over </w:t>
      </w:r>
      <w:del w:id="690" w:author="Andrew Delamater" w:date="2025-06-23T19:33:00Z" w16du:dateUtc="2025-06-23T23:33:00Z">
        <w:r w:rsidR="009C558B" w:rsidRPr="001630EB" w:rsidDel="00CF6C45">
          <w:rPr>
            <w:rFonts w:ascii="Times New Roman" w:eastAsiaTheme="majorEastAsia" w:hAnsi="Times New Roman" w:cs="Times New Roman"/>
          </w:rPr>
          <w:delText>time</w:delText>
        </w:r>
      </w:del>
      <w:ins w:id="691" w:author="Andrew Delamater" w:date="2025-06-23T19:33:00Z" w16du:dateUtc="2025-06-23T23:33:00Z">
        <w:r w:rsidR="00CF6C45">
          <w:rPr>
            <w:rFonts w:ascii="Times New Roman" w:eastAsiaTheme="majorEastAsia" w:hAnsi="Times New Roman" w:cs="Times New Roman"/>
          </w:rPr>
          <w:t>the reversal phase</w:t>
        </w:r>
      </w:ins>
      <w:r w:rsidR="009C558B" w:rsidRPr="001630EB">
        <w:rPr>
          <w:rFonts w:ascii="Times New Roman" w:eastAsiaTheme="majorEastAsia" w:hAnsi="Times New Roman" w:cs="Times New Roman"/>
        </w:rPr>
        <w:t xml:space="preserve">. In contrast </w:t>
      </w:r>
      <w:ins w:id="692" w:author="Andrew Delamater" w:date="2025-06-23T19:33:00Z" w16du:dateUtc="2025-06-23T23:33:00Z">
        <w:r w:rsidR="00CF6C45">
          <w:rPr>
            <w:rFonts w:ascii="Times New Roman" w:eastAsiaTheme="majorEastAsia" w:hAnsi="Times New Roman" w:cs="Times New Roman"/>
          </w:rPr>
          <w:t>to</w:t>
        </w:r>
      </w:ins>
      <w:del w:id="693" w:author="Andrew Delamater" w:date="2025-06-23T19:33:00Z" w16du:dateUtc="2025-06-23T23:33:00Z">
        <w:r w:rsidR="009C558B" w:rsidRPr="001630EB" w:rsidDel="00CF6C45">
          <w:rPr>
            <w:rFonts w:ascii="Times New Roman" w:eastAsiaTheme="majorEastAsia" w:hAnsi="Times New Roman" w:cs="Times New Roman"/>
          </w:rPr>
          <w:delText>of</w:delText>
        </w:r>
      </w:del>
      <w:r w:rsidR="009C558B" w:rsidRPr="001630EB">
        <w:rPr>
          <w:rFonts w:ascii="Times New Roman" w:eastAsiaTheme="majorEastAsia" w:hAnsi="Times New Roman" w:cs="Times New Roman"/>
        </w:rPr>
        <w:t xml:space="preserve"> the previous experiment,</w:t>
      </w:r>
      <w:r w:rsidR="00912C68" w:rsidRPr="001630EB">
        <w:rPr>
          <w:rFonts w:ascii="Times New Roman" w:eastAsiaTheme="majorEastAsia" w:hAnsi="Times New Roman" w:cs="Times New Roman"/>
        </w:rPr>
        <w:t xml:space="preserve"> the interaction between task and blocks was significant </w:t>
      </w:r>
      <w:r w:rsidR="00F02F19" w:rsidRPr="001630EB">
        <w:rPr>
          <w:rFonts w:ascii="Times New Roman" w:eastAsiaTheme="majorEastAsia" w:hAnsi="Times New Roman" w:cs="Times New Roman"/>
        </w:rPr>
        <w:t>[</w:t>
      </w:r>
      <m:oMath>
        <m:sSub>
          <m:sSubPr>
            <m:ctrlPr>
              <w:ins w:id="694"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1630EB">
        <w:rPr>
          <w:rFonts w:ascii="Times New Roman" w:eastAsiaTheme="majorEastAsia" w:hAnsi="Times New Roman" w:cs="Times New Roman"/>
        </w:rPr>
        <w:t>]</w:t>
      </w:r>
      <w:r w:rsidR="009C558B" w:rsidRPr="001630EB">
        <w:rPr>
          <w:rFonts w:ascii="Times New Roman" w:eastAsiaTheme="majorEastAsia" w:hAnsi="Times New Roman" w:cs="Times New Roman"/>
        </w:rPr>
        <w:t xml:space="preserve">, this suggests that the rate of </w:t>
      </w:r>
      <w:r w:rsidR="003253A2" w:rsidRPr="001630EB">
        <w:rPr>
          <w:rFonts w:ascii="Times New Roman" w:eastAsiaTheme="majorEastAsia" w:hAnsi="Times New Roman" w:cs="Times New Roman"/>
        </w:rPr>
        <w:t>readjusting to the new phase (</w:t>
      </w:r>
      <w:r w:rsidR="003253A2" w:rsidRPr="00CD3D6F">
        <w:rPr>
          <w:rFonts w:ascii="Times New Roman" w:eastAsiaTheme="majorEastAsia" w:hAnsi="Times New Roman" w:cs="Times New Roman"/>
          <w:i/>
          <w:iCs/>
        </w:rPr>
        <w:t>i.e.</w:t>
      </w:r>
      <w:r w:rsidR="003253A2" w:rsidRPr="001630EB">
        <w:rPr>
          <w:rFonts w:ascii="Times New Roman" w:eastAsiaTheme="majorEastAsia" w:hAnsi="Times New Roman" w:cs="Times New Roman"/>
        </w:rPr>
        <w:t xml:space="preserve">, difference in block slopes between reversed tasks) </w:t>
      </w:r>
      <w:r w:rsidR="00CD3D6F">
        <w:rPr>
          <w:rFonts w:ascii="Times New Roman" w:eastAsiaTheme="majorEastAsia" w:hAnsi="Times New Roman" w:cs="Times New Roman"/>
        </w:rPr>
        <w:t>was</w:t>
      </w:r>
      <w:r w:rsidR="003909ED" w:rsidRPr="001630EB">
        <w:rPr>
          <w:rFonts w:ascii="Times New Roman" w:eastAsiaTheme="majorEastAsia" w:hAnsi="Times New Roman" w:cs="Times New Roman"/>
        </w:rPr>
        <w:t xml:space="preserve"> different.</w:t>
      </w:r>
      <w:r w:rsidR="00912C68" w:rsidRPr="001630EB">
        <w:rPr>
          <w:rFonts w:ascii="Times New Roman" w:eastAsiaTheme="majorEastAsia" w:hAnsi="Times New Roman" w:cs="Times New Roman"/>
        </w:rPr>
        <w:t xml:space="preserve"> </w:t>
      </w:r>
      <w:r w:rsidR="003909ED" w:rsidRPr="001630EB">
        <w:rPr>
          <w:rFonts w:ascii="Times New Roman" w:eastAsiaTheme="majorEastAsia" w:hAnsi="Times New Roman" w:cs="Times New Roman"/>
        </w:rPr>
        <w:t>We also tested</w:t>
      </w:r>
      <w:r w:rsidR="00912C68" w:rsidRPr="001630EB">
        <w:rPr>
          <w:rFonts w:ascii="Times New Roman" w:eastAsiaTheme="majorEastAsia" w:hAnsi="Times New Roman" w:cs="Times New Roman"/>
        </w:rPr>
        <w:t xml:space="preserve"> the first block between total vs partial, and we found a significant and large effect </w:t>
      </w:r>
      <w:r w:rsidR="00F02F19" w:rsidRPr="001630EB">
        <w:rPr>
          <w:rFonts w:ascii="Times New Roman" w:eastAsiaTheme="majorEastAsia" w:hAnsi="Times New Roman" w:cs="Times New Roman"/>
        </w:rPr>
        <w:t>[</w:t>
      </w:r>
      <m:oMath>
        <m:sSub>
          <m:sSubPr>
            <m:ctrlPr>
              <w:ins w:id="695"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1630EB">
        <w:rPr>
          <w:rFonts w:ascii="Times New Roman" w:eastAsiaTheme="majorEastAsia" w:hAnsi="Times New Roman" w:cs="Times New Roman"/>
        </w:rPr>
        <w:t>].</w:t>
      </w:r>
      <w:r w:rsidR="00912C68" w:rsidRPr="001630EB">
        <w:rPr>
          <w:rFonts w:ascii="Times New Roman" w:eastAsiaTheme="majorEastAsia" w:hAnsi="Times New Roman" w:cs="Times New Roman"/>
        </w:rPr>
        <w:t xml:space="preserve"> </w:t>
      </w:r>
      <w:commentRangeStart w:id="696"/>
      <w:r w:rsidR="00D0303A">
        <w:rPr>
          <w:rFonts w:ascii="Times New Roman" w:eastAsiaTheme="majorEastAsia" w:hAnsi="Times New Roman" w:cs="Times New Roman"/>
        </w:rPr>
        <w:t>T</w:t>
      </w:r>
      <w:r w:rsidR="003909ED" w:rsidRPr="001630EB">
        <w:rPr>
          <w:rFonts w:ascii="Times New Roman" w:eastAsiaTheme="majorEastAsia" w:hAnsi="Times New Roman" w:cs="Times New Roman"/>
        </w:rPr>
        <w:t>his suggests that total reversal was acquired quickly than partial reversal.</w:t>
      </w:r>
      <w:commentRangeEnd w:id="696"/>
      <w:r w:rsidR="00CF6C45">
        <w:rPr>
          <w:rStyle w:val="CommentReference"/>
        </w:rPr>
        <w:commentReference w:id="696"/>
      </w:r>
    </w:p>
    <w:p w14:paraId="24D6882E" w14:textId="3C8EB497" w:rsidR="00786EC2" w:rsidRPr="001630EB" w:rsidRDefault="004955E6" w:rsidP="00786EC2">
      <w:pPr>
        <w:pStyle w:val="Heading3"/>
        <w:rPr>
          <w:rFonts w:ascii="Times New Roman" w:hAnsi="Times New Roman" w:cs="Times New Roman"/>
        </w:rPr>
      </w:pPr>
      <w:r w:rsidRPr="001630EB">
        <w:rPr>
          <w:rFonts w:ascii="Times New Roman" w:hAnsi="Times New Roman" w:cs="Times New Roman"/>
        </w:rPr>
        <w:t xml:space="preserve">Larger </w:t>
      </w:r>
      <w:r w:rsidR="000D4B1C" w:rsidRPr="001630EB">
        <w:rPr>
          <w:rFonts w:ascii="Times New Roman" w:hAnsi="Times New Roman" w:cs="Times New Roman"/>
        </w:rPr>
        <w:t>R</w:t>
      </w:r>
      <w:r w:rsidR="00786EC2" w:rsidRPr="001630EB">
        <w:rPr>
          <w:rFonts w:ascii="Times New Roman" w:hAnsi="Times New Roman" w:cs="Times New Roman"/>
        </w:rPr>
        <w:t xml:space="preserve">eaction </w:t>
      </w:r>
      <w:r w:rsidR="000D4B1C" w:rsidRPr="001630EB">
        <w:rPr>
          <w:rFonts w:ascii="Times New Roman" w:hAnsi="Times New Roman" w:cs="Times New Roman"/>
        </w:rPr>
        <w:t>T</w:t>
      </w:r>
      <w:r w:rsidR="00786EC2" w:rsidRPr="001630EB">
        <w:rPr>
          <w:rFonts w:ascii="Times New Roman" w:hAnsi="Times New Roman" w:cs="Times New Roman"/>
        </w:rPr>
        <w:t xml:space="preserve">ime </w:t>
      </w:r>
      <w:r w:rsidRPr="001630EB">
        <w:rPr>
          <w:rFonts w:ascii="Times New Roman" w:hAnsi="Times New Roman" w:cs="Times New Roman"/>
        </w:rPr>
        <w:t xml:space="preserve">in </w:t>
      </w:r>
      <w:r w:rsidR="000D4B1C" w:rsidRPr="001630EB">
        <w:rPr>
          <w:rFonts w:ascii="Times New Roman" w:hAnsi="Times New Roman" w:cs="Times New Roman"/>
        </w:rPr>
        <w:t>the T</w:t>
      </w:r>
      <w:r w:rsidRPr="001630EB">
        <w:rPr>
          <w:rFonts w:ascii="Times New Roman" w:hAnsi="Times New Roman" w:cs="Times New Roman"/>
        </w:rPr>
        <w:t xml:space="preserve">otal </w:t>
      </w:r>
      <w:r w:rsidR="000D4B1C" w:rsidRPr="001630EB">
        <w:rPr>
          <w:rFonts w:ascii="Times New Roman" w:hAnsi="Times New Roman" w:cs="Times New Roman"/>
        </w:rPr>
        <w:t>R</w:t>
      </w:r>
      <w:r w:rsidR="00786EC2" w:rsidRPr="001630EB">
        <w:rPr>
          <w:rFonts w:ascii="Times New Roman" w:hAnsi="Times New Roman" w:cs="Times New Roman"/>
        </w:rPr>
        <w:t>eversal</w:t>
      </w:r>
    </w:p>
    <w:p w14:paraId="3945BA14" w14:textId="2A697A4E" w:rsidR="00DF7759" w:rsidRPr="001630EB" w:rsidRDefault="00D866B3" w:rsidP="00010B7A">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In contrast to the previous experiment, we found </w:t>
      </w:r>
      <w:r w:rsidR="00B27E12" w:rsidRPr="001630EB">
        <w:rPr>
          <w:rFonts w:ascii="Times New Roman" w:eastAsiaTheme="majorEastAsia" w:hAnsi="Times New Roman" w:cs="Times New Roman"/>
        </w:rPr>
        <w:t xml:space="preserve">RT differences between </w:t>
      </w:r>
      <w:r w:rsidR="000D4B1C" w:rsidRPr="001630EB">
        <w:rPr>
          <w:rFonts w:ascii="Times New Roman" w:eastAsiaTheme="majorEastAsia" w:hAnsi="Times New Roman" w:cs="Times New Roman"/>
        </w:rPr>
        <w:t xml:space="preserve">tasks </w:t>
      </w:r>
      <w:del w:id="697" w:author="Andrew Delamater" w:date="2025-06-23T19:35:00Z" w16du:dateUtc="2025-06-23T23:35:00Z">
        <w:r w:rsidR="00B27E12" w:rsidRPr="001630EB" w:rsidDel="0057705F">
          <w:rPr>
            <w:rFonts w:ascii="Times New Roman" w:eastAsiaTheme="majorEastAsia" w:hAnsi="Times New Roman" w:cs="Times New Roman"/>
          </w:rPr>
          <w:delText>in the second</w:delText>
        </w:r>
      </w:del>
      <w:ins w:id="698" w:author="Andrew Delamater" w:date="2025-06-23T19:35:00Z" w16du:dateUtc="2025-06-23T23:35:00Z">
        <w:r w:rsidR="0057705F">
          <w:rPr>
            <w:rFonts w:ascii="Times New Roman" w:eastAsiaTheme="majorEastAsia" w:hAnsi="Times New Roman" w:cs="Times New Roman"/>
          </w:rPr>
          <w:t>during the reversal</w:t>
        </w:r>
      </w:ins>
      <w:r w:rsidR="00B27E12" w:rsidRPr="001630EB">
        <w:rPr>
          <w:rFonts w:ascii="Times New Roman" w:eastAsiaTheme="majorEastAsia" w:hAnsi="Times New Roman" w:cs="Times New Roman"/>
        </w:rPr>
        <w:t xml:space="preserve"> phase</w:t>
      </w:r>
      <w:r w:rsidR="002026FD" w:rsidRPr="001630EB">
        <w:rPr>
          <w:rFonts w:ascii="Times New Roman" w:eastAsiaTheme="majorEastAsia" w:hAnsi="Times New Roman" w:cs="Times New Roman"/>
        </w:rPr>
        <w:t xml:space="preserve">. </w:t>
      </w:r>
      <w:r w:rsidR="00B27E12" w:rsidRPr="001630EB">
        <w:rPr>
          <w:rFonts w:ascii="Times New Roman" w:eastAsiaTheme="majorEastAsia" w:hAnsi="Times New Roman" w:cs="Times New Roman"/>
        </w:rPr>
        <w:t>Overall the RT</w:t>
      </w:r>
      <w:r w:rsidR="00CE04D1">
        <w:rPr>
          <w:rFonts w:ascii="Times New Roman" w:eastAsiaTheme="majorEastAsia" w:hAnsi="Times New Roman" w:cs="Times New Roman"/>
        </w:rPr>
        <w:t xml:space="preserve">s </w:t>
      </w:r>
      <w:r w:rsidR="00B27E12" w:rsidRPr="001630EB">
        <w:rPr>
          <w:rFonts w:ascii="Times New Roman" w:eastAsiaTheme="majorEastAsia" w:hAnsi="Times New Roman" w:cs="Times New Roman"/>
        </w:rPr>
        <w:t xml:space="preserve">in </w:t>
      </w:r>
      <w:r w:rsidR="00B10903" w:rsidRPr="001630EB">
        <w:rPr>
          <w:rFonts w:ascii="Times New Roman" w:eastAsiaTheme="majorEastAsia" w:hAnsi="Times New Roman" w:cs="Times New Roman"/>
        </w:rPr>
        <w:t xml:space="preserve">the </w:t>
      </w:r>
      <w:r w:rsidR="00B27E12" w:rsidRPr="001630EB">
        <w:rPr>
          <w:rFonts w:ascii="Times New Roman" w:eastAsiaTheme="majorEastAsia" w:hAnsi="Times New Roman" w:cs="Times New Roman"/>
        </w:rPr>
        <w:t xml:space="preserve">total </w:t>
      </w:r>
      <w:r w:rsidR="000D4B1C" w:rsidRPr="001630EB">
        <w:rPr>
          <w:rFonts w:ascii="Times New Roman" w:eastAsiaTheme="majorEastAsia" w:hAnsi="Times New Roman" w:cs="Times New Roman"/>
        </w:rPr>
        <w:t>task</w:t>
      </w:r>
      <w:r w:rsidR="00B27E12" w:rsidRPr="001630EB">
        <w:rPr>
          <w:rFonts w:ascii="Times New Roman" w:eastAsiaTheme="majorEastAsia" w:hAnsi="Times New Roman" w:cs="Times New Roman"/>
        </w:rPr>
        <w:t xml:space="preserve"> were higher than in the partial </w:t>
      </w:r>
      <w:r w:rsidR="00B10903" w:rsidRPr="001630EB">
        <w:rPr>
          <w:rFonts w:ascii="Times New Roman" w:eastAsiaTheme="majorEastAsia" w:hAnsi="Times New Roman" w:cs="Times New Roman"/>
        </w:rPr>
        <w:t xml:space="preserve">task </w:t>
      </w:r>
      <w:r w:rsidR="00B27E12" w:rsidRPr="001630EB">
        <w:rPr>
          <w:rFonts w:ascii="Times New Roman" w:eastAsiaTheme="majorEastAsia" w:hAnsi="Times New Roman" w:cs="Times New Roman"/>
        </w:rPr>
        <w:t>[</w:t>
      </w:r>
      <m:oMath>
        <m:sSub>
          <m:sSubPr>
            <m:ctrlPr>
              <w:ins w:id="699"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1630EB">
        <w:rPr>
          <w:rFonts w:ascii="Times New Roman" w:eastAsiaTheme="majorEastAsia" w:hAnsi="Times New Roman" w:cs="Times New Roman"/>
        </w:rPr>
        <w:t>]</w:t>
      </w:r>
      <w:r w:rsidR="002026FD" w:rsidRPr="001630EB">
        <w:rPr>
          <w:rFonts w:ascii="Times New Roman" w:eastAsiaTheme="majorEastAsia" w:hAnsi="Times New Roman" w:cs="Times New Roman"/>
        </w:rPr>
        <w:t xml:space="preserve">, </w:t>
      </w:r>
      <w:r w:rsidR="00C319D2">
        <w:rPr>
          <w:rFonts w:ascii="Times New Roman" w:eastAsiaTheme="majorEastAsia" w:hAnsi="Times New Roman" w:cs="Times New Roman"/>
        </w:rPr>
        <w:t xml:space="preserve">but there </w:t>
      </w:r>
      <w:r w:rsidR="00B27E12" w:rsidRPr="001630EB">
        <w:rPr>
          <w:rFonts w:ascii="Times New Roman" w:eastAsiaTheme="majorEastAsia" w:hAnsi="Times New Roman" w:cs="Times New Roman"/>
        </w:rPr>
        <w:t xml:space="preserve">was </w:t>
      </w:r>
      <w:del w:id="700" w:author="Andrew Delamater" w:date="2025-06-23T19:36:00Z" w16du:dateUtc="2025-06-23T23:36:00Z">
        <w:r w:rsidR="00C319D2" w:rsidDel="0057705F">
          <w:rPr>
            <w:rFonts w:ascii="Times New Roman" w:eastAsiaTheme="majorEastAsia" w:hAnsi="Times New Roman" w:cs="Times New Roman"/>
          </w:rPr>
          <w:delText xml:space="preserve">not </w:delText>
        </w:r>
        <w:r w:rsidR="00B27E12" w:rsidRPr="001630EB" w:rsidDel="0057705F">
          <w:rPr>
            <w:rFonts w:ascii="Times New Roman" w:eastAsiaTheme="majorEastAsia" w:hAnsi="Times New Roman" w:cs="Times New Roman"/>
          </w:rPr>
          <w:delText>a negative</w:delText>
        </w:r>
      </w:del>
      <w:ins w:id="701" w:author="Andrew Delamater" w:date="2025-06-23T19:36:00Z" w16du:dateUtc="2025-06-23T23:36:00Z">
        <w:r w:rsidR="0057705F">
          <w:rPr>
            <w:rFonts w:ascii="Times New Roman" w:eastAsiaTheme="majorEastAsia" w:hAnsi="Times New Roman" w:cs="Times New Roman"/>
          </w:rPr>
          <w:t>no</w:t>
        </w:r>
      </w:ins>
      <w:r w:rsidR="00B27E12" w:rsidRPr="001630EB">
        <w:rPr>
          <w:rFonts w:ascii="Times New Roman" w:eastAsiaTheme="majorEastAsia" w:hAnsi="Times New Roman" w:cs="Times New Roman"/>
        </w:rPr>
        <w:t xml:space="preserve"> main effect </w:t>
      </w:r>
      <w:del w:id="702" w:author="Andrew Delamater" w:date="2025-06-23T19:36:00Z" w16du:dateUtc="2025-06-23T23:36:00Z">
        <w:r w:rsidR="00B27E12" w:rsidRPr="001630EB" w:rsidDel="0057705F">
          <w:rPr>
            <w:rFonts w:ascii="Times New Roman" w:eastAsiaTheme="majorEastAsia" w:hAnsi="Times New Roman" w:cs="Times New Roman"/>
          </w:rPr>
          <w:delText xml:space="preserve">in </w:delText>
        </w:r>
      </w:del>
      <w:ins w:id="703" w:author="Andrew Delamater" w:date="2025-06-23T19:36:00Z" w16du:dateUtc="2025-06-23T23:36:00Z">
        <w:r w:rsidR="0057705F">
          <w:rPr>
            <w:rFonts w:ascii="Times New Roman" w:eastAsiaTheme="majorEastAsia" w:hAnsi="Times New Roman" w:cs="Times New Roman"/>
          </w:rPr>
          <w:t>of</w:t>
        </w:r>
        <w:r w:rsidR="0057705F" w:rsidRPr="001630EB">
          <w:rPr>
            <w:rFonts w:ascii="Times New Roman" w:eastAsiaTheme="majorEastAsia" w:hAnsi="Times New Roman" w:cs="Times New Roman"/>
          </w:rPr>
          <w:t xml:space="preserve"> </w:t>
        </w:r>
      </w:ins>
      <w:r w:rsidR="00B27E12" w:rsidRPr="001630EB">
        <w:rPr>
          <w:rFonts w:ascii="Times New Roman" w:eastAsiaTheme="majorEastAsia" w:hAnsi="Times New Roman" w:cs="Times New Roman"/>
        </w:rPr>
        <w:t>block [</w:t>
      </w:r>
      <m:oMath>
        <m:sSub>
          <m:sSubPr>
            <m:ctrlPr>
              <w:ins w:id="704"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1630EB">
        <w:rPr>
          <w:rFonts w:ascii="Times New Roman" w:eastAsiaTheme="majorEastAsia" w:hAnsi="Times New Roman" w:cs="Times New Roman"/>
        </w:rPr>
        <w:t xml:space="preserve">] suggesting </w:t>
      </w:r>
      <w:ins w:id="705" w:author="Andrew Delamater" w:date="2025-06-23T19:37:00Z" w16du:dateUtc="2025-06-23T23:37:00Z">
        <w:r w:rsidR="0057705F">
          <w:rPr>
            <w:rFonts w:ascii="Times New Roman" w:eastAsiaTheme="majorEastAsia" w:hAnsi="Times New Roman" w:cs="Times New Roman"/>
          </w:rPr>
          <w:t xml:space="preserve">that </w:t>
        </w:r>
      </w:ins>
      <w:r w:rsidR="00B27E12" w:rsidRPr="001630EB">
        <w:rPr>
          <w:rFonts w:ascii="Times New Roman" w:eastAsiaTheme="majorEastAsia" w:hAnsi="Times New Roman" w:cs="Times New Roman"/>
        </w:rPr>
        <w:t xml:space="preserve">people </w:t>
      </w:r>
      <w:r w:rsidR="003C0EA4">
        <w:rPr>
          <w:rFonts w:ascii="Times New Roman" w:eastAsiaTheme="majorEastAsia" w:hAnsi="Times New Roman" w:cs="Times New Roman"/>
        </w:rPr>
        <w:t xml:space="preserve">did not </w:t>
      </w:r>
      <w:del w:id="706" w:author="Andrew Delamater" w:date="2025-06-23T19:37:00Z" w16du:dateUtc="2025-06-23T23:37:00Z">
        <w:r w:rsidR="00B27E12" w:rsidRPr="001630EB" w:rsidDel="0057705F">
          <w:rPr>
            <w:rFonts w:ascii="Times New Roman" w:eastAsiaTheme="majorEastAsia" w:hAnsi="Times New Roman" w:cs="Times New Roman"/>
          </w:rPr>
          <w:delText>reduce</w:delText>
        </w:r>
        <w:r w:rsidR="003C0EA4" w:rsidDel="0057705F">
          <w:rPr>
            <w:rFonts w:ascii="Times New Roman" w:eastAsiaTheme="majorEastAsia" w:hAnsi="Times New Roman" w:cs="Times New Roman"/>
          </w:rPr>
          <w:delText xml:space="preserve"> </w:delText>
        </w:r>
      </w:del>
      <w:r w:rsidR="003C0EA4">
        <w:rPr>
          <w:rFonts w:ascii="Times New Roman" w:eastAsiaTheme="majorEastAsia" w:hAnsi="Times New Roman" w:cs="Times New Roman"/>
        </w:rPr>
        <w:t xml:space="preserve">significatively </w:t>
      </w:r>
      <w:ins w:id="707" w:author="Andrew Delamater" w:date="2025-06-23T19:37:00Z" w16du:dateUtc="2025-06-23T23:37:00Z">
        <w:r w:rsidR="0057705F">
          <w:rPr>
            <w:rFonts w:ascii="Times New Roman" w:eastAsiaTheme="majorEastAsia" w:hAnsi="Times New Roman" w:cs="Times New Roman"/>
          </w:rPr>
          <w:t xml:space="preserve">decrease </w:t>
        </w:r>
      </w:ins>
      <w:r w:rsidR="00B27E12" w:rsidRPr="001630EB">
        <w:rPr>
          <w:rFonts w:ascii="Times New Roman" w:eastAsiaTheme="majorEastAsia" w:hAnsi="Times New Roman" w:cs="Times New Roman"/>
        </w:rPr>
        <w:t>their RT</w:t>
      </w:r>
      <w:ins w:id="708" w:author="Andrew Delamater" w:date="2025-06-23T19:37:00Z" w16du:dateUtc="2025-06-23T23:37:00Z">
        <w:r w:rsidR="0057705F">
          <w:rPr>
            <w:rFonts w:ascii="Times New Roman" w:eastAsiaTheme="majorEastAsia" w:hAnsi="Times New Roman" w:cs="Times New Roman"/>
          </w:rPr>
          <w:t>s</w:t>
        </w:r>
      </w:ins>
      <w:r w:rsidR="00B27E12" w:rsidRPr="001630EB">
        <w:rPr>
          <w:rFonts w:ascii="Times New Roman" w:eastAsiaTheme="majorEastAsia" w:hAnsi="Times New Roman" w:cs="Times New Roman"/>
        </w:rPr>
        <w:t xml:space="preserve"> as </w:t>
      </w:r>
      <w:del w:id="709" w:author="Andrew Delamater" w:date="2025-06-23T19:37:00Z" w16du:dateUtc="2025-06-23T23:37:00Z">
        <w:r w:rsidR="003C0EA4" w:rsidDel="0057705F">
          <w:rPr>
            <w:rFonts w:ascii="Times New Roman" w:eastAsiaTheme="majorEastAsia" w:hAnsi="Times New Roman" w:cs="Times New Roman"/>
          </w:rPr>
          <w:delText xml:space="preserve">when </w:delText>
        </w:r>
      </w:del>
      <w:r w:rsidR="003C0EA4">
        <w:rPr>
          <w:rFonts w:ascii="Times New Roman" w:eastAsiaTheme="majorEastAsia" w:hAnsi="Times New Roman" w:cs="Times New Roman"/>
        </w:rPr>
        <w:t xml:space="preserve">they </w:t>
      </w:r>
      <w:del w:id="710" w:author="Andrew Delamater" w:date="2025-06-23T19:37:00Z" w16du:dateUtc="2025-06-23T23:37:00Z">
        <w:r w:rsidR="003C0EA4" w:rsidDel="0057705F">
          <w:rPr>
            <w:rFonts w:ascii="Times New Roman" w:eastAsiaTheme="majorEastAsia" w:hAnsi="Times New Roman" w:cs="Times New Roman"/>
          </w:rPr>
          <w:delText>re-</w:delText>
        </w:r>
      </w:del>
      <w:r w:rsidR="003C0EA4">
        <w:rPr>
          <w:rFonts w:ascii="Times New Roman" w:eastAsiaTheme="majorEastAsia" w:hAnsi="Times New Roman" w:cs="Times New Roman"/>
        </w:rPr>
        <w:t>learn</w:t>
      </w:r>
      <w:ins w:id="711" w:author="Andrew Delamater" w:date="2025-06-23T19:37:00Z" w16du:dateUtc="2025-06-23T23:37:00Z">
        <w:r w:rsidR="0057705F">
          <w:rPr>
            <w:rFonts w:ascii="Times New Roman" w:eastAsiaTheme="majorEastAsia" w:hAnsi="Times New Roman" w:cs="Times New Roman"/>
          </w:rPr>
          <w:t>ed</w:t>
        </w:r>
      </w:ins>
      <w:r w:rsidR="003C0EA4">
        <w:rPr>
          <w:rFonts w:ascii="Times New Roman" w:eastAsiaTheme="majorEastAsia" w:hAnsi="Times New Roman" w:cs="Times New Roman"/>
        </w:rPr>
        <w:t xml:space="preserve"> the </w:t>
      </w:r>
      <w:ins w:id="712" w:author="Andrew Delamater" w:date="2025-06-23T19:37:00Z" w16du:dateUtc="2025-06-23T23:37:00Z">
        <w:r w:rsidR="0057705F">
          <w:rPr>
            <w:rFonts w:ascii="Times New Roman" w:eastAsiaTheme="majorEastAsia" w:hAnsi="Times New Roman" w:cs="Times New Roman"/>
          </w:rPr>
          <w:t>new exem</w:t>
        </w:r>
      </w:ins>
      <w:ins w:id="713" w:author="Andrew Delamater" w:date="2025-06-23T19:38:00Z" w16du:dateUtc="2025-06-23T23:38:00Z">
        <w:r w:rsidR="0057705F">
          <w:rPr>
            <w:rFonts w:ascii="Times New Roman" w:eastAsiaTheme="majorEastAsia" w:hAnsi="Times New Roman" w:cs="Times New Roman"/>
          </w:rPr>
          <w:t xml:space="preserve">plar-category </w:t>
        </w:r>
      </w:ins>
      <w:r w:rsidR="00AA1FB2" w:rsidRPr="001630EB">
        <w:rPr>
          <w:rFonts w:ascii="Times New Roman" w:eastAsiaTheme="majorEastAsia" w:hAnsi="Times New Roman" w:cs="Times New Roman"/>
        </w:rPr>
        <w:t>ass</w:t>
      </w:r>
      <w:ins w:id="714" w:author="Andrew Delamater" w:date="2025-06-23T19:38:00Z" w16du:dateUtc="2025-06-23T23:38:00Z">
        <w:r w:rsidR="0057705F">
          <w:rPr>
            <w:rFonts w:ascii="Times New Roman" w:eastAsiaTheme="majorEastAsia" w:hAnsi="Times New Roman" w:cs="Times New Roman"/>
          </w:rPr>
          <w:t>ignments</w:t>
        </w:r>
      </w:ins>
      <w:del w:id="715" w:author="Andrew Delamater" w:date="2025-06-23T19:38:00Z" w16du:dateUtc="2025-06-23T23:38:00Z">
        <w:r w:rsidR="00AA1FB2" w:rsidRPr="001630EB" w:rsidDel="0057705F">
          <w:rPr>
            <w:rFonts w:ascii="Times New Roman" w:eastAsiaTheme="majorEastAsia" w:hAnsi="Times New Roman" w:cs="Times New Roman"/>
          </w:rPr>
          <w:delText>ociations</w:delText>
        </w:r>
      </w:del>
      <w:r w:rsidR="00AA1FB2" w:rsidRPr="001630EB">
        <w:rPr>
          <w:rFonts w:ascii="Times New Roman" w:eastAsiaTheme="majorEastAsia" w:hAnsi="Times New Roman" w:cs="Times New Roman"/>
        </w:rPr>
        <w:t xml:space="preserve">. </w:t>
      </w:r>
      <w:r w:rsidR="00081449">
        <w:rPr>
          <w:rFonts w:ascii="Times New Roman" w:eastAsiaTheme="majorEastAsia" w:hAnsi="Times New Roman" w:cs="Times New Roman"/>
        </w:rPr>
        <w:t>N</w:t>
      </w:r>
      <w:r w:rsidR="00AA1FB2" w:rsidRPr="001630EB">
        <w:rPr>
          <w:rFonts w:ascii="Times New Roman" w:eastAsiaTheme="majorEastAsia" w:hAnsi="Times New Roman" w:cs="Times New Roman"/>
        </w:rPr>
        <w:t>o significant interaction was found [</w:t>
      </w:r>
      <m:oMath>
        <m:sSub>
          <m:sSubPr>
            <m:ctrlPr>
              <w:ins w:id="716"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1630EB">
        <w:rPr>
          <w:rFonts w:ascii="Times New Roman" w:eastAsiaTheme="majorEastAsia" w:hAnsi="Times New Roman" w:cs="Times New Roman"/>
        </w:rPr>
        <w:t>].</w:t>
      </w:r>
      <w:r w:rsidR="002026FD" w:rsidRPr="001630EB">
        <w:rPr>
          <w:rFonts w:ascii="Times New Roman" w:eastAsiaTheme="majorEastAsia" w:hAnsi="Times New Roman" w:cs="Times New Roman"/>
        </w:rPr>
        <w:t xml:space="preserve"> The results are similar </w:t>
      </w:r>
      <w:r w:rsidR="00AA1FB2" w:rsidRPr="001630EB">
        <w:rPr>
          <w:rFonts w:ascii="Times New Roman" w:eastAsiaTheme="majorEastAsia" w:hAnsi="Times New Roman" w:cs="Times New Roman"/>
        </w:rPr>
        <w:t xml:space="preserve">when we used the log-transformed </w:t>
      </w:r>
      <w:r w:rsidR="00DA775F">
        <w:rPr>
          <w:rFonts w:ascii="Times New Roman" w:eastAsiaTheme="majorEastAsia" w:hAnsi="Times New Roman" w:cs="Times New Roman"/>
        </w:rPr>
        <w:t xml:space="preserve">and root-squared </w:t>
      </w:r>
      <w:r w:rsidR="00AA1FB2" w:rsidRPr="001630EB">
        <w:rPr>
          <w:rFonts w:ascii="Times New Roman" w:eastAsiaTheme="majorEastAsia" w:hAnsi="Times New Roman" w:cs="Times New Roman"/>
        </w:rPr>
        <w:t xml:space="preserve">RT </w:t>
      </w:r>
      <w:r w:rsidR="002026FD" w:rsidRPr="001630EB">
        <w:rPr>
          <w:rFonts w:ascii="Times New Roman" w:eastAsiaTheme="majorEastAsia" w:hAnsi="Times New Roman" w:cs="Times New Roman"/>
        </w:rPr>
        <w:t xml:space="preserve">(see </w:t>
      </w:r>
      <w:r w:rsidR="008B39EB" w:rsidRPr="00111B01">
        <w:rPr>
          <w:rFonts w:ascii="Times New Roman" w:eastAsiaTheme="majorEastAsia" w:hAnsi="Times New Roman" w:cs="Times New Roman"/>
          <w:b/>
          <w:bCs/>
        </w:rPr>
        <w:t>Supplementary Information</w:t>
      </w:r>
      <w:r w:rsidR="002026FD" w:rsidRPr="001630EB">
        <w:rPr>
          <w:rFonts w:ascii="Times New Roman" w:eastAsiaTheme="majorEastAsia" w:hAnsi="Times New Roman" w:cs="Times New Roman"/>
        </w:rPr>
        <w:t>).</w:t>
      </w:r>
    </w:p>
    <w:p w14:paraId="452C6FD7" w14:textId="77777777" w:rsidR="00375B61" w:rsidRPr="001630EB" w:rsidRDefault="00375B61" w:rsidP="00375B61">
      <w:pPr>
        <w:pStyle w:val="Heading3"/>
        <w:rPr>
          <w:rFonts w:ascii="Times New Roman" w:hAnsi="Times New Roman" w:cs="Times New Roman"/>
        </w:rPr>
      </w:pPr>
      <w:r w:rsidRPr="001630EB">
        <w:rPr>
          <w:rFonts w:ascii="Times New Roman" w:hAnsi="Times New Roman" w:cs="Times New Roman"/>
        </w:rPr>
        <w:t xml:space="preserve">No Differences in Phase 1 Acquisition </w:t>
      </w:r>
    </w:p>
    <w:p w14:paraId="3516BA7A" w14:textId="56F23D8A" w:rsidR="00A44DCA" w:rsidRPr="001630EB" w:rsidRDefault="00375B61" w:rsidP="00375B61">
      <w:pPr>
        <w:rPr>
          <w:rFonts w:ascii="Times New Roman" w:eastAsiaTheme="majorEastAsia" w:hAnsi="Times New Roman" w:cs="Times New Roman"/>
        </w:rPr>
      </w:pPr>
      <w:r w:rsidRPr="001630EB">
        <w:rPr>
          <w:rFonts w:ascii="Times New Roman" w:hAnsi="Times New Roman" w:cs="Times New Roman"/>
        </w:rPr>
        <w:tab/>
      </w:r>
      <w:r w:rsidRPr="001630EB">
        <w:rPr>
          <w:rFonts w:ascii="Times New Roman" w:eastAsiaTheme="majorEastAsia" w:hAnsi="Times New Roman" w:cs="Times New Roman"/>
        </w:rPr>
        <w:t xml:space="preserve">As </w:t>
      </w:r>
      <w:r w:rsidR="0060633C" w:rsidRPr="001630EB">
        <w:rPr>
          <w:rFonts w:ascii="Times New Roman" w:eastAsiaTheme="majorEastAsia" w:hAnsi="Times New Roman" w:cs="Times New Roman"/>
        </w:rPr>
        <w:t xml:space="preserve">in the previous experiment, it is important to test that the learning trajectories in </w:t>
      </w:r>
      <w:r w:rsidR="00705068">
        <w:rPr>
          <w:rFonts w:ascii="Times New Roman" w:eastAsiaTheme="majorEastAsia" w:hAnsi="Times New Roman" w:cs="Times New Roman"/>
        </w:rPr>
        <w:t>P</w:t>
      </w:r>
      <w:r w:rsidR="0060633C" w:rsidRPr="001630EB">
        <w:rPr>
          <w:rFonts w:ascii="Times New Roman" w:eastAsiaTheme="majorEastAsia" w:hAnsi="Times New Roman" w:cs="Times New Roman"/>
        </w:rPr>
        <w:t xml:space="preserve">hase 1 </w:t>
      </w:r>
      <w:r w:rsidR="00100A6C">
        <w:rPr>
          <w:rFonts w:ascii="Times New Roman" w:eastAsiaTheme="majorEastAsia" w:hAnsi="Times New Roman" w:cs="Times New Roman"/>
        </w:rPr>
        <w:t xml:space="preserve">were </w:t>
      </w:r>
      <w:r w:rsidR="0060633C" w:rsidRPr="001630EB">
        <w:rPr>
          <w:rFonts w:ascii="Times New Roman" w:eastAsiaTheme="majorEastAsia" w:hAnsi="Times New Roman" w:cs="Times New Roman"/>
        </w:rPr>
        <w:t>not different between the two tasks</w:t>
      </w:r>
      <w:r w:rsidR="00B060A7" w:rsidRPr="001630EB">
        <w:rPr>
          <w:rFonts w:ascii="Times New Roman" w:eastAsiaTheme="majorEastAsia" w:hAnsi="Times New Roman" w:cs="Times New Roman"/>
        </w:rPr>
        <w:t xml:space="preserve">. </w:t>
      </w:r>
      <w:r w:rsidR="00B10903" w:rsidRPr="001630EB">
        <w:rPr>
          <w:rFonts w:ascii="Times New Roman" w:eastAsiaTheme="majorEastAsia" w:hAnsi="Times New Roman" w:cs="Times New Roman"/>
        </w:rPr>
        <w:t>W</w:t>
      </w:r>
      <w:r w:rsidR="00B060A7" w:rsidRPr="001630EB">
        <w:rPr>
          <w:rFonts w:ascii="Times New Roman" w:eastAsiaTheme="majorEastAsia" w:hAnsi="Times New Roman" w:cs="Times New Roman"/>
        </w:rPr>
        <w:t xml:space="preserve">e </w:t>
      </w:r>
      <w:r w:rsidR="00B10903" w:rsidRPr="001630EB">
        <w:rPr>
          <w:rFonts w:ascii="Times New Roman" w:eastAsiaTheme="majorEastAsia" w:hAnsi="Times New Roman" w:cs="Times New Roman"/>
        </w:rPr>
        <w:t xml:space="preserve">ran a similar model with block, task, and its interaction. We only found a significant block effect suggesting </w:t>
      </w:r>
      <w:r w:rsidR="00050505" w:rsidRPr="001630EB">
        <w:rPr>
          <w:rFonts w:ascii="Times New Roman" w:eastAsiaTheme="majorEastAsia" w:hAnsi="Times New Roman" w:cs="Times New Roman"/>
        </w:rPr>
        <w:t>adequate</w:t>
      </w:r>
      <w:r w:rsidR="00B10903" w:rsidRPr="001630EB">
        <w:rPr>
          <w:rFonts w:ascii="Times New Roman" w:eastAsiaTheme="majorEastAsia" w:hAnsi="Times New Roman" w:cs="Times New Roman"/>
        </w:rPr>
        <w:t xml:space="preserve"> learning in Phase 1</w:t>
      </w:r>
      <w:r w:rsidRPr="001630EB">
        <w:rPr>
          <w:rFonts w:ascii="Times New Roman" w:eastAsiaTheme="majorEastAsia" w:hAnsi="Times New Roman" w:cs="Times New Roman"/>
        </w:rPr>
        <w:t>[</w:t>
      </w:r>
      <m:oMath>
        <m:sSub>
          <m:sSubPr>
            <m:ctrlPr>
              <w:ins w:id="717"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1630EB">
        <w:rPr>
          <w:rFonts w:ascii="Times New Roman" w:eastAsiaTheme="majorEastAsia" w:hAnsi="Times New Roman" w:cs="Times New Roman"/>
        </w:rPr>
        <w:t>]</w:t>
      </w:r>
      <w:r w:rsidR="00050505" w:rsidRPr="001630EB">
        <w:rPr>
          <w:rFonts w:ascii="Times New Roman" w:eastAsiaTheme="majorEastAsia" w:hAnsi="Times New Roman" w:cs="Times New Roman"/>
        </w:rPr>
        <w:t xml:space="preserve">, but no task </w:t>
      </w:r>
      <w:r w:rsidRPr="001630EB">
        <w:rPr>
          <w:rFonts w:ascii="Times New Roman" w:eastAsiaTheme="majorEastAsia" w:hAnsi="Times New Roman" w:cs="Times New Roman"/>
        </w:rPr>
        <w:t>main effect [</w:t>
      </w:r>
      <m:oMath>
        <m:sSub>
          <m:sSubPr>
            <m:ctrlPr>
              <w:ins w:id="718"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1630EB">
        <w:rPr>
          <w:rFonts w:ascii="Times New Roman" w:eastAsiaTheme="majorEastAsia" w:hAnsi="Times New Roman" w:cs="Times New Roman"/>
        </w:rPr>
        <w:t xml:space="preserve">] </w:t>
      </w:r>
      <w:del w:id="719" w:author="Andrew Delamater" w:date="2025-06-23T19:38:00Z" w16du:dateUtc="2025-06-23T23:38:00Z">
        <w:r w:rsidRPr="001630EB" w:rsidDel="0057705F">
          <w:rPr>
            <w:rFonts w:ascii="Times New Roman" w:eastAsiaTheme="majorEastAsia" w:hAnsi="Times New Roman" w:cs="Times New Roman"/>
          </w:rPr>
          <w:delText>n</w:delText>
        </w:r>
      </w:del>
      <w:r w:rsidRPr="001630EB">
        <w:rPr>
          <w:rFonts w:ascii="Times New Roman" w:eastAsiaTheme="majorEastAsia" w:hAnsi="Times New Roman" w:cs="Times New Roman"/>
        </w:rPr>
        <w:t xml:space="preserve">or </w:t>
      </w:r>
      <w:del w:id="720" w:author="Andrew Delamater" w:date="2025-06-23T19:38:00Z" w16du:dateUtc="2025-06-23T23:38:00Z">
        <w:r w:rsidRPr="001630EB" w:rsidDel="0057705F">
          <w:rPr>
            <w:rFonts w:ascii="Times New Roman" w:eastAsiaTheme="majorEastAsia" w:hAnsi="Times New Roman" w:cs="Times New Roman"/>
          </w:rPr>
          <w:delText xml:space="preserve">the </w:delText>
        </w:r>
      </w:del>
      <w:ins w:id="721" w:author="Andrew Delamater" w:date="2025-06-23T19:38:00Z" w16du:dateUtc="2025-06-23T23:38:00Z">
        <w:r w:rsidR="0057705F">
          <w:rPr>
            <w:rFonts w:ascii="Times New Roman" w:eastAsiaTheme="majorEastAsia" w:hAnsi="Times New Roman" w:cs="Times New Roman"/>
          </w:rPr>
          <w:t>an</w:t>
        </w:r>
        <w:r w:rsidR="0057705F" w:rsidRPr="001630EB">
          <w:rPr>
            <w:rFonts w:ascii="Times New Roman" w:eastAsiaTheme="majorEastAsia" w:hAnsi="Times New Roman" w:cs="Times New Roman"/>
          </w:rPr>
          <w:t xml:space="preserve"> </w:t>
        </w:r>
      </w:ins>
      <w:r w:rsidRPr="001630EB">
        <w:rPr>
          <w:rFonts w:ascii="Times New Roman" w:eastAsiaTheme="majorEastAsia" w:hAnsi="Times New Roman" w:cs="Times New Roman"/>
        </w:rPr>
        <w:t>interaction [</w:t>
      </w:r>
      <m:oMath>
        <m:sSub>
          <m:sSubPr>
            <m:ctrlPr>
              <w:ins w:id="72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1630EB">
        <w:rPr>
          <w:rFonts w:ascii="Times New Roman" w:eastAsiaTheme="majorEastAsia" w:hAnsi="Times New Roman" w:cs="Times New Roman"/>
        </w:rPr>
        <w:t>].</w:t>
      </w:r>
      <w:r w:rsidR="00B376CF" w:rsidRPr="001630EB">
        <w:rPr>
          <w:rFonts w:ascii="Times New Roman" w:eastAsiaTheme="majorEastAsia" w:hAnsi="Times New Roman" w:cs="Times New Roman"/>
        </w:rPr>
        <w:t xml:space="preserve"> </w:t>
      </w:r>
      <w:r w:rsidR="009C6CC0">
        <w:rPr>
          <w:rFonts w:ascii="Times New Roman" w:eastAsiaTheme="majorEastAsia" w:hAnsi="Times New Roman" w:cs="Times New Roman"/>
        </w:rPr>
        <w:t xml:space="preserve">This is evidence in favour </w:t>
      </w:r>
      <w:r w:rsidR="004F66BA">
        <w:rPr>
          <w:rFonts w:ascii="Times New Roman" w:eastAsiaTheme="majorEastAsia" w:hAnsi="Times New Roman" w:cs="Times New Roman"/>
        </w:rPr>
        <w:t>of similar learning in Phase 1.</w:t>
      </w:r>
      <w:r w:rsidR="009C6CC0">
        <w:rPr>
          <w:rFonts w:ascii="Times New Roman" w:eastAsiaTheme="majorEastAsia" w:hAnsi="Times New Roman" w:cs="Times New Roman"/>
        </w:rPr>
        <w:t xml:space="preserve"> </w:t>
      </w:r>
    </w:p>
    <w:p w14:paraId="76D84EB7" w14:textId="6350AEFA" w:rsidR="00AA1FB2" w:rsidRPr="001630EB" w:rsidRDefault="00AA1FB2">
      <w:pPr>
        <w:rPr>
          <w:rFonts w:ascii="Times New Roman" w:eastAsiaTheme="majorEastAsia" w:hAnsi="Times New Roman" w:cs="Times New Roman"/>
        </w:rPr>
      </w:pPr>
      <w:r w:rsidRPr="001630EB">
        <w:rPr>
          <w:rFonts w:ascii="Times New Roman" w:eastAsiaTheme="majorEastAsia" w:hAnsi="Times New Roman" w:cs="Times New Roman"/>
        </w:rPr>
        <w:br w:type="page"/>
      </w:r>
    </w:p>
    <w:p w14:paraId="4300669C" w14:textId="2A7EA7AB" w:rsidR="00E22836" w:rsidRPr="001630EB" w:rsidRDefault="00E22836" w:rsidP="00D050F3">
      <w:pPr>
        <w:pStyle w:val="Heading1"/>
        <w:jc w:val="center"/>
        <w:rPr>
          <w:rFonts w:ascii="Times New Roman" w:hAnsi="Times New Roman" w:cs="Times New Roman"/>
        </w:rPr>
      </w:pPr>
      <w:r w:rsidRPr="001630EB">
        <w:rPr>
          <w:rFonts w:ascii="Times New Roman" w:hAnsi="Times New Roman" w:cs="Times New Roman"/>
        </w:rPr>
        <w:lastRenderedPageBreak/>
        <w:t>Experiment 2</w:t>
      </w:r>
      <w:r w:rsidR="00293A23" w:rsidRPr="001630EB">
        <w:rPr>
          <w:rFonts w:ascii="Times New Roman" w:hAnsi="Times New Roman" w:cs="Times New Roman"/>
        </w:rPr>
        <w:t xml:space="preserve"> – Stimuli Control</w:t>
      </w:r>
    </w:p>
    <w:p w14:paraId="25D682EB" w14:textId="77777777" w:rsidR="0041334A" w:rsidRDefault="002C2A6A" w:rsidP="00E46D85">
      <w:pPr>
        <w:ind w:firstLine="720"/>
        <w:rPr>
          <w:ins w:id="723" w:author="Andrew Delamater" w:date="2025-06-23T19:54:00Z" w16du:dateUtc="2025-06-23T23:54:00Z"/>
          <w:rFonts w:ascii="Times New Roman" w:hAnsi="Times New Roman" w:cs="Times New Roman"/>
        </w:rPr>
      </w:pPr>
      <w:ins w:id="724" w:author="Andrew Delamater" w:date="2025-06-23T19:39:00Z" w16du:dateUtc="2025-06-23T23:39:00Z">
        <w:r>
          <w:rPr>
            <w:rFonts w:ascii="Times New Roman" w:hAnsi="Times New Roman" w:cs="Times New Roman"/>
          </w:rPr>
          <w:t xml:space="preserve">In Experiments 1a and 1b we assigned </w:t>
        </w:r>
      </w:ins>
      <w:ins w:id="725" w:author="Andrew Delamater" w:date="2025-06-23T19:50:00Z" w16du:dateUtc="2025-06-23T23:50:00Z">
        <w:r w:rsidR="0041334A">
          <w:rPr>
            <w:rFonts w:ascii="Times New Roman" w:hAnsi="Times New Roman" w:cs="Times New Roman"/>
          </w:rPr>
          <w:t>fra</w:t>
        </w:r>
      </w:ins>
      <w:ins w:id="726" w:author="Andrew Delamater" w:date="2025-06-23T19:51:00Z" w16du:dateUtc="2025-06-23T23:51:00Z">
        <w:r w:rsidR="0041334A">
          <w:rPr>
            <w:rFonts w:ascii="Times New Roman" w:hAnsi="Times New Roman" w:cs="Times New Roman"/>
          </w:rPr>
          <w:t>ctal images</w:t>
        </w:r>
      </w:ins>
      <w:ins w:id="727" w:author="Andrew Delamater" w:date="2025-06-23T19:39:00Z" w16du:dateUtc="2025-06-23T23:39:00Z">
        <w:r>
          <w:rPr>
            <w:rFonts w:ascii="Times New Roman" w:hAnsi="Times New Roman" w:cs="Times New Roman"/>
          </w:rPr>
          <w:t xml:space="preserve"> to the two categories</w:t>
        </w:r>
        <w:r w:rsidR="00C6171E">
          <w:rPr>
            <w:rFonts w:ascii="Times New Roman" w:hAnsi="Times New Roman" w:cs="Times New Roman"/>
          </w:rPr>
          <w:t xml:space="preserve"> </w:t>
        </w:r>
      </w:ins>
      <w:ins w:id="728" w:author="Andrew Delamater" w:date="2025-06-23T19:40:00Z" w16du:dateUtc="2025-06-23T23:40:00Z">
        <w:r w:rsidR="00C6171E">
          <w:rPr>
            <w:rFonts w:ascii="Times New Roman" w:hAnsi="Times New Roman" w:cs="Times New Roman"/>
          </w:rPr>
          <w:t xml:space="preserve">using two </w:t>
        </w:r>
      </w:ins>
      <w:ins w:id="729" w:author="Andrew Delamater" w:date="2025-06-23T19:43:00Z" w16du:dateUtc="2025-06-23T23:43:00Z">
        <w:r w:rsidR="00C6171E">
          <w:rPr>
            <w:rFonts w:ascii="Times New Roman" w:hAnsi="Times New Roman" w:cs="Times New Roman"/>
          </w:rPr>
          <w:t>sets of exemplars and made sure that across the total and partial reversal conditions the same physical set of exempla</w:t>
        </w:r>
      </w:ins>
      <w:ins w:id="730" w:author="Andrew Delamater" w:date="2025-06-23T19:44:00Z" w16du:dateUtc="2025-06-23T23:44:00Z">
        <w:r w:rsidR="00C6171E">
          <w:rPr>
            <w:rFonts w:ascii="Times New Roman" w:hAnsi="Times New Roman" w:cs="Times New Roman"/>
          </w:rPr>
          <w:t>rs underwent reversal training (or non-reversal training in the partial task). However, we did not randomize the assignments of individual exemplar</w:t>
        </w:r>
      </w:ins>
      <w:ins w:id="731" w:author="Andrew Delamater" w:date="2025-06-23T19:45:00Z" w16du:dateUtc="2025-06-23T23:45:00Z">
        <w:r w:rsidR="00C6171E">
          <w:rPr>
            <w:rFonts w:ascii="Times New Roman" w:hAnsi="Times New Roman" w:cs="Times New Roman"/>
          </w:rPr>
          <w:t xml:space="preserve">s across the two categories. </w:t>
        </w:r>
      </w:ins>
      <w:ins w:id="732" w:author="Andrew Delamater" w:date="2025-06-23T19:47:00Z" w16du:dateUtc="2025-06-23T23:47:00Z">
        <w:r w:rsidR="00C6171E">
          <w:rPr>
            <w:rFonts w:ascii="Times New Roman" w:hAnsi="Times New Roman" w:cs="Times New Roman"/>
          </w:rPr>
          <w:t xml:space="preserve">Because there was no obvious way to categorize the various fractal images based on any </w:t>
        </w:r>
        <w:proofErr w:type="gramStart"/>
        <w:r w:rsidR="00C6171E">
          <w:rPr>
            <w:rFonts w:ascii="Times New Roman" w:hAnsi="Times New Roman" w:cs="Times New Roman"/>
          </w:rPr>
          <w:t>particular set</w:t>
        </w:r>
        <w:proofErr w:type="gramEnd"/>
        <w:r w:rsidR="00C6171E">
          <w:rPr>
            <w:rFonts w:ascii="Times New Roman" w:hAnsi="Times New Roman" w:cs="Times New Roman"/>
          </w:rPr>
          <w:t xml:space="preserve"> of perceptual features (e.g., </w:t>
        </w:r>
      </w:ins>
      <w:ins w:id="733" w:author="Andrew Delamater" w:date="2025-06-23T19:51:00Z" w16du:dateUtc="2025-06-23T23:51:00Z">
        <w:r w:rsidR="0041334A">
          <w:rPr>
            <w:rFonts w:ascii="Times New Roman" w:hAnsi="Times New Roman" w:cs="Times New Roman"/>
          </w:rPr>
          <w:t>animate/inanimate, spiky/st</w:t>
        </w:r>
      </w:ins>
      <w:ins w:id="734" w:author="Andrew Delamater" w:date="2025-06-23T19:52:00Z" w16du:dateUtc="2025-06-23T23:52:00Z">
        <w:r w:rsidR="0041334A">
          <w:rPr>
            <w:rFonts w:ascii="Times New Roman" w:hAnsi="Times New Roman" w:cs="Times New Roman"/>
          </w:rPr>
          <w:t xml:space="preserve">ubby, </w:t>
        </w:r>
      </w:ins>
      <w:ins w:id="735" w:author="Andrew Delamater" w:date="2025-06-23T19:47:00Z" w16du:dateUtc="2025-06-23T23:47:00Z">
        <w:r w:rsidR="00C6171E">
          <w:rPr>
            <w:rFonts w:ascii="Times New Roman" w:hAnsi="Times New Roman" w:cs="Times New Roman"/>
          </w:rPr>
          <w:t>red</w:t>
        </w:r>
      </w:ins>
      <w:ins w:id="736" w:author="Andrew Delamater" w:date="2025-06-23T19:52:00Z" w16du:dateUtc="2025-06-23T23:52:00Z">
        <w:r w:rsidR="0041334A">
          <w:rPr>
            <w:rFonts w:ascii="Times New Roman" w:hAnsi="Times New Roman" w:cs="Times New Roman"/>
          </w:rPr>
          <w:t>/</w:t>
        </w:r>
      </w:ins>
      <w:ins w:id="737" w:author="Andrew Delamater" w:date="2025-06-23T19:47:00Z" w16du:dateUtc="2025-06-23T23:47:00Z">
        <w:r w:rsidR="00C6171E">
          <w:rPr>
            <w:rFonts w:ascii="Times New Roman" w:hAnsi="Times New Roman" w:cs="Times New Roman"/>
          </w:rPr>
          <w:t>green, circular</w:t>
        </w:r>
      </w:ins>
      <w:ins w:id="738" w:author="Andrew Delamater" w:date="2025-06-23T19:52:00Z" w16du:dateUtc="2025-06-23T23:52:00Z">
        <w:r w:rsidR="0041334A">
          <w:rPr>
            <w:rFonts w:ascii="Times New Roman" w:hAnsi="Times New Roman" w:cs="Times New Roman"/>
          </w:rPr>
          <w:t>/</w:t>
        </w:r>
      </w:ins>
      <w:ins w:id="739" w:author="Andrew Delamater" w:date="2025-06-23T19:47:00Z" w16du:dateUtc="2025-06-23T23:47:00Z">
        <w:r w:rsidR="00C6171E">
          <w:rPr>
            <w:rFonts w:ascii="Times New Roman" w:hAnsi="Times New Roman" w:cs="Times New Roman"/>
          </w:rPr>
          <w:t xml:space="preserve">triangular shapes, etc), </w:t>
        </w:r>
      </w:ins>
      <w:ins w:id="740" w:author="Andrew Delamater" w:date="2025-06-23T19:48:00Z" w16du:dateUtc="2025-06-23T23:48:00Z">
        <w:r w:rsidR="00C6171E">
          <w:rPr>
            <w:rFonts w:ascii="Times New Roman" w:hAnsi="Times New Roman" w:cs="Times New Roman"/>
          </w:rPr>
          <w:t>we did not attempt to randomize our assignments</w:t>
        </w:r>
      </w:ins>
      <w:ins w:id="741" w:author="Andrew Delamater" w:date="2025-06-23T19:53:00Z" w16du:dateUtc="2025-06-23T23:53:00Z">
        <w:r w:rsidR="0041334A">
          <w:rPr>
            <w:rFonts w:ascii="Times New Roman" w:hAnsi="Times New Roman" w:cs="Times New Roman"/>
          </w:rPr>
          <w:t>.</w:t>
        </w:r>
      </w:ins>
      <w:ins w:id="742" w:author="Andrew Delamater" w:date="2025-06-23T19:48:00Z" w16du:dateUtc="2025-06-23T23:48:00Z">
        <w:r w:rsidR="00C6171E">
          <w:rPr>
            <w:rFonts w:ascii="Times New Roman" w:hAnsi="Times New Roman" w:cs="Times New Roman"/>
          </w:rPr>
          <w:t xml:space="preserve"> </w:t>
        </w:r>
      </w:ins>
      <w:ins w:id="743" w:author="Andrew Delamater" w:date="2025-06-23T19:53:00Z" w16du:dateUtc="2025-06-23T23:53:00Z">
        <w:r w:rsidR="0041334A">
          <w:rPr>
            <w:rFonts w:ascii="Times New Roman" w:hAnsi="Times New Roman" w:cs="Times New Roman"/>
          </w:rPr>
          <w:t>Instead, we</w:t>
        </w:r>
      </w:ins>
      <w:ins w:id="744" w:author="Andrew Delamater" w:date="2025-06-23T19:48:00Z" w16du:dateUtc="2025-06-23T23:48:00Z">
        <w:r w:rsidR="00C6171E">
          <w:rPr>
            <w:rFonts w:ascii="Times New Roman" w:hAnsi="Times New Roman" w:cs="Times New Roman"/>
          </w:rPr>
          <w:t xml:space="preserve"> chose assignments that appeared to us to cut across any perceptual dimension we could think of. </w:t>
        </w:r>
      </w:ins>
      <w:ins w:id="745" w:author="Andrew Delamater" w:date="2025-06-23T19:45:00Z" w16du:dateUtc="2025-06-23T23:45:00Z">
        <w:r w:rsidR="00C6171E">
          <w:rPr>
            <w:rFonts w:ascii="Times New Roman" w:hAnsi="Times New Roman" w:cs="Times New Roman"/>
          </w:rPr>
          <w:t>Therefore, we thought i</w:t>
        </w:r>
      </w:ins>
      <w:del w:id="746" w:author="Andrew Delamater" w:date="2025-06-23T19:45:00Z" w16du:dateUtc="2025-06-23T23:45:00Z">
        <w:r w:rsidR="00A03ABB" w:rsidRPr="001630EB" w:rsidDel="00C6171E">
          <w:rPr>
            <w:rFonts w:ascii="Times New Roman" w:hAnsi="Times New Roman" w:cs="Times New Roman"/>
          </w:rPr>
          <w:delText>I</w:delText>
        </w:r>
      </w:del>
      <w:r w:rsidR="00A03ABB" w:rsidRPr="001630EB">
        <w:rPr>
          <w:rFonts w:ascii="Times New Roman" w:hAnsi="Times New Roman" w:cs="Times New Roman"/>
        </w:rPr>
        <w:t>t w</w:t>
      </w:r>
      <w:ins w:id="747" w:author="Andrew Delamater" w:date="2025-06-23T19:45:00Z" w16du:dateUtc="2025-06-23T23:45:00Z">
        <w:r w:rsidR="00C6171E">
          <w:rPr>
            <w:rFonts w:ascii="Times New Roman" w:hAnsi="Times New Roman" w:cs="Times New Roman"/>
          </w:rPr>
          <w:t>ould be</w:t>
        </w:r>
      </w:ins>
      <w:del w:id="748" w:author="Andrew Delamater" w:date="2025-06-23T19:45:00Z" w16du:dateUtc="2025-06-23T23:45:00Z">
        <w:r w:rsidR="00A03ABB" w:rsidRPr="001630EB" w:rsidDel="00C6171E">
          <w:rPr>
            <w:rFonts w:ascii="Times New Roman" w:hAnsi="Times New Roman" w:cs="Times New Roman"/>
          </w:rPr>
          <w:delText>as</w:delText>
        </w:r>
      </w:del>
      <w:r w:rsidR="00A03ABB" w:rsidRPr="001630EB">
        <w:rPr>
          <w:rFonts w:ascii="Times New Roman" w:hAnsi="Times New Roman" w:cs="Times New Roman"/>
        </w:rPr>
        <w:t xml:space="preserve"> important to </w:t>
      </w:r>
      <w:ins w:id="749" w:author="Andrew Delamater" w:date="2025-06-23T19:49:00Z" w16du:dateUtc="2025-06-23T23:49:00Z">
        <w:r w:rsidR="00C6171E">
          <w:rPr>
            <w:rFonts w:ascii="Times New Roman" w:hAnsi="Times New Roman" w:cs="Times New Roman"/>
          </w:rPr>
          <w:t xml:space="preserve">collect normative data on an independent set of participants to </w:t>
        </w:r>
      </w:ins>
      <w:r w:rsidR="00A03ABB" w:rsidRPr="001630EB">
        <w:rPr>
          <w:rFonts w:ascii="Times New Roman" w:hAnsi="Times New Roman" w:cs="Times New Roman"/>
        </w:rPr>
        <w:t xml:space="preserve">test </w:t>
      </w:r>
      <w:del w:id="750" w:author="Andrew Delamater" w:date="2025-06-23T19:45:00Z" w16du:dateUtc="2025-06-23T23:45:00Z">
        <w:r w:rsidR="00A03ABB" w:rsidRPr="001630EB" w:rsidDel="00C6171E">
          <w:rPr>
            <w:rFonts w:ascii="Times New Roman" w:hAnsi="Times New Roman" w:cs="Times New Roman"/>
          </w:rPr>
          <w:delText xml:space="preserve">the how </w:delText>
        </w:r>
        <w:r w:rsidR="003E1A10" w:rsidRPr="001630EB" w:rsidDel="00C6171E">
          <w:rPr>
            <w:rFonts w:ascii="Times New Roman" w:hAnsi="Times New Roman" w:cs="Times New Roman"/>
          </w:rPr>
          <w:delText>dissimilar where</w:delText>
        </w:r>
      </w:del>
      <w:ins w:id="751" w:author="Andrew Delamater" w:date="2025-06-23T19:45:00Z" w16du:dateUtc="2025-06-23T23:45:00Z">
        <w:r w:rsidR="00C6171E">
          <w:rPr>
            <w:rFonts w:ascii="Times New Roman" w:hAnsi="Times New Roman" w:cs="Times New Roman"/>
          </w:rPr>
          <w:t>whether our</w:t>
        </w:r>
      </w:ins>
      <w:del w:id="752" w:author="Andrew Delamater" w:date="2025-06-23T19:45:00Z" w16du:dateUtc="2025-06-23T23:45:00Z">
        <w:r w:rsidR="003E1A10" w:rsidRPr="001630EB" w:rsidDel="00C6171E">
          <w:rPr>
            <w:rFonts w:ascii="Times New Roman" w:hAnsi="Times New Roman" w:cs="Times New Roman"/>
          </w:rPr>
          <w:delText xml:space="preserve"> the</w:delText>
        </w:r>
      </w:del>
      <w:r w:rsidR="003E1A10" w:rsidRPr="001630EB">
        <w:rPr>
          <w:rFonts w:ascii="Times New Roman" w:hAnsi="Times New Roman" w:cs="Times New Roman"/>
        </w:rPr>
        <w:t xml:space="preserve"> fractal</w:t>
      </w:r>
      <w:ins w:id="753" w:author="Andrew Delamater" w:date="2025-06-23T19:45:00Z" w16du:dateUtc="2025-06-23T23:45:00Z">
        <w:r w:rsidR="00C6171E">
          <w:rPr>
            <w:rFonts w:ascii="Times New Roman" w:hAnsi="Times New Roman" w:cs="Times New Roman"/>
          </w:rPr>
          <w:t xml:space="preserve"> exemplar-to-</w:t>
        </w:r>
      </w:ins>
      <w:del w:id="754" w:author="Andrew Delamater" w:date="2025-06-23T19:45:00Z" w16du:dateUtc="2025-06-23T23:45:00Z">
        <w:r w:rsidR="003E1A10" w:rsidRPr="001630EB" w:rsidDel="00C6171E">
          <w:rPr>
            <w:rFonts w:ascii="Times New Roman" w:hAnsi="Times New Roman" w:cs="Times New Roman"/>
          </w:rPr>
          <w:delText xml:space="preserve"> </w:delText>
        </w:r>
      </w:del>
      <w:r w:rsidR="003E1A10" w:rsidRPr="001630EB">
        <w:rPr>
          <w:rFonts w:ascii="Times New Roman" w:hAnsi="Times New Roman" w:cs="Times New Roman"/>
        </w:rPr>
        <w:t>categor</w:t>
      </w:r>
      <w:ins w:id="755" w:author="Andrew Delamater" w:date="2025-06-23T19:45:00Z" w16du:dateUtc="2025-06-23T23:45:00Z">
        <w:r w:rsidR="00C6171E">
          <w:rPr>
            <w:rFonts w:ascii="Times New Roman" w:hAnsi="Times New Roman" w:cs="Times New Roman"/>
          </w:rPr>
          <w:t xml:space="preserve">y assignments resulted in </w:t>
        </w:r>
      </w:ins>
      <w:ins w:id="756" w:author="Andrew Delamater" w:date="2025-06-23T19:46:00Z" w16du:dateUtc="2025-06-23T23:46:00Z">
        <w:r w:rsidR="00C6171E">
          <w:rPr>
            <w:rFonts w:ascii="Times New Roman" w:hAnsi="Times New Roman" w:cs="Times New Roman"/>
          </w:rPr>
          <w:t>different inherent similarities within vs between the two categories</w:t>
        </w:r>
      </w:ins>
      <w:del w:id="757" w:author="Andrew Delamater" w:date="2025-06-23T19:45:00Z" w16du:dateUtc="2025-06-23T23:45:00Z">
        <w:r w:rsidR="003E1A10" w:rsidRPr="001630EB" w:rsidDel="00C6171E">
          <w:rPr>
            <w:rFonts w:ascii="Times New Roman" w:hAnsi="Times New Roman" w:cs="Times New Roman"/>
          </w:rPr>
          <w:delText>ies</w:delText>
        </w:r>
      </w:del>
      <w:r w:rsidR="003E1A10" w:rsidRPr="001630EB">
        <w:rPr>
          <w:rFonts w:ascii="Times New Roman" w:hAnsi="Times New Roman" w:cs="Times New Roman"/>
        </w:rPr>
        <w:t xml:space="preserve">. </w:t>
      </w:r>
      <w:ins w:id="758" w:author="Andrew Delamater" w:date="2025-06-23T19:53:00Z" w16du:dateUtc="2025-06-23T23:53:00Z">
        <w:r w:rsidR="0041334A">
          <w:rPr>
            <w:rFonts w:ascii="Times New Roman" w:hAnsi="Times New Roman" w:cs="Times New Roman"/>
          </w:rPr>
          <w:t>We susp</w:t>
        </w:r>
      </w:ins>
      <w:ins w:id="759" w:author="Andrew Delamater" w:date="2025-06-23T19:54:00Z" w16du:dateUtc="2025-06-23T23:54:00Z">
        <w:r w:rsidR="0041334A">
          <w:rPr>
            <w:rFonts w:ascii="Times New Roman" w:hAnsi="Times New Roman" w:cs="Times New Roman"/>
          </w:rPr>
          <w:t>ected there would be none, but, nevertheless, thought it important to establish that fact.</w:t>
        </w:r>
      </w:ins>
    </w:p>
    <w:p w14:paraId="5399AD21" w14:textId="42FAAD48" w:rsidR="00A03ABB" w:rsidRDefault="003E1A10" w:rsidP="00E46D85">
      <w:pPr>
        <w:ind w:firstLine="720"/>
        <w:rPr>
          <w:ins w:id="760" w:author="Andrew Delamater" w:date="2025-06-23T19:54:00Z" w16du:dateUtc="2025-06-23T23:54:00Z"/>
          <w:rFonts w:ascii="Times New Roman" w:hAnsi="Times New Roman" w:cs="Times New Roman"/>
          <w:strike/>
        </w:rPr>
      </w:pPr>
      <w:r w:rsidRPr="0041334A">
        <w:rPr>
          <w:rFonts w:ascii="Times New Roman" w:hAnsi="Times New Roman" w:cs="Times New Roman"/>
          <w:strike/>
          <w:rPrChange w:id="761" w:author="Andrew Delamater" w:date="2025-06-23T19:52:00Z" w16du:dateUtc="2025-06-23T23:52:00Z">
            <w:rPr>
              <w:rFonts w:ascii="Times New Roman" w:hAnsi="Times New Roman" w:cs="Times New Roman"/>
            </w:rPr>
          </w:rPrChange>
        </w:rPr>
        <w:t xml:space="preserve">Even if we ran counterbalancing order, is well </w:t>
      </w:r>
      <w:r w:rsidR="00162815" w:rsidRPr="0041334A">
        <w:rPr>
          <w:rFonts w:ascii="Times New Roman" w:hAnsi="Times New Roman" w:cs="Times New Roman"/>
          <w:strike/>
          <w:rPrChange w:id="762" w:author="Andrew Delamater" w:date="2025-06-23T19:52:00Z" w16du:dateUtc="2025-06-23T23:52:00Z">
            <w:rPr>
              <w:rFonts w:ascii="Times New Roman" w:hAnsi="Times New Roman" w:cs="Times New Roman"/>
            </w:rPr>
          </w:rPrChange>
        </w:rPr>
        <w:t>understood</w:t>
      </w:r>
      <w:r w:rsidRPr="0041334A">
        <w:rPr>
          <w:rFonts w:ascii="Times New Roman" w:hAnsi="Times New Roman" w:cs="Times New Roman"/>
          <w:strike/>
          <w:rPrChange w:id="763" w:author="Andrew Delamater" w:date="2025-06-23T19:52:00Z" w16du:dateUtc="2025-06-23T23:52:00Z">
            <w:rPr>
              <w:rFonts w:ascii="Times New Roman" w:hAnsi="Times New Roman" w:cs="Times New Roman"/>
            </w:rPr>
          </w:rPrChange>
        </w:rPr>
        <w:t xml:space="preserve"> that the </w:t>
      </w:r>
      <w:r w:rsidR="00162815" w:rsidRPr="0041334A">
        <w:rPr>
          <w:rFonts w:ascii="Times New Roman" w:hAnsi="Times New Roman" w:cs="Times New Roman"/>
          <w:strike/>
          <w:rPrChange w:id="764" w:author="Andrew Delamater" w:date="2025-06-23T19:52:00Z" w16du:dateUtc="2025-06-23T23:52:00Z">
            <w:rPr>
              <w:rFonts w:ascii="Times New Roman" w:hAnsi="Times New Roman" w:cs="Times New Roman"/>
            </w:rPr>
          </w:rPrChange>
        </w:rPr>
        <w:t>mammal</w:t>
      </w:r>
      <w:r w:rsidRPr="0041334A">
        <w:rPr>
          <w:rFonts w:ascii="Times New Roman" w:hAnsi="Times New Roman" w:cs="Times New Roman"/>
          <w:strike/>
          <w:rPrChange w:id="765" w:author="Andrew Delamater" w:date="2025-06-23T19:52:00Z" w16du:dateUtc="2025-06-23T23:52:00Z">
            <w:rPr>
              <w:rFonts w:ascii="Times New Roman" w:hAnsi="Times New Roman" w:cs="Times New Roman"/>
            </w:rPr>
          </w:rPrChange>
        </w:rPr>
        <w:t xml:space="preserve"> brain represent</w:t>
      </w:r>
      <w:r w:rsidR="00162815" w:rsidRPr="0041334A">
        <w:rPr>
          <w:rFonts w:ascii="Times New Roman" w:hAnsi="Times New Roman" w:cs="Times New Roman"/>
          <w:strike/>
          <w:rPrChange w:id="766" w:author="Andrew Delamater" w:date="2025-06-23T19:52:00Z" w16du:dateUtc="2025-06-23T23:52:00Z">
            <w:rPr>
              <w:rFonts w:ascii="Times New Roman" w:hAnsi="Times New Roman" w:cs="Times New Roman"/>
            </w:rPr>
          </w:rPrChange>
        </w:rPr>
        <w:t xml:space="preserve"> visual objects in two dimensions</w:t>
      </w:r>
      <w:r w:rsidR="00106C02" w:rsidRPr="0041334A">
        <w:rPr>
          <w:rFonts w:ascii="Times New Roman" w:hAnsi="Times New Roman" w:cs="Times New Roman"/>
          <w:strike/>
          <w:rPrChange w:id="767" w:author="Andrew Delamater" w:date="2025-06-23T19:52:00Z" w16du:dateUtc="2025-06-23T23:52:00Z">
            <w:rPr>
              <w:rFonts w:ascii="Times New Roman" w:hAnsi="Times New Roman" w:cs="Times New Roman"/>
            </w:rPr>
          </w:rPrChange>
        </w:rPr>
        <w:t xml:space="preserve">: animacy </w:t>
      </w:r>
      <w:r w:rsidR="00162815" w:rsidRPr="0041334A">
        <w:rPr>
          <w:rFonts w:ascii="Times New Roman" w:hAnsi="Times New Roman" w:cs="Times New Roman"/>
          <w:strike/>
          <w:rPrChange w:id="768" w:author="Andrew Delamater" w:date="2025-06-23T19:52:00Z" w16du:dateUtc="2025-06-23T23:52:00Z">
            <w:rPr>
              <w:rFonts w:ascii="Times New Roman" w:hAnsi="Times New Roman" w:cs="Times New Roman"/>
            </w:rPr>
          </w:rPrChange>
        </w:rPr>
        <w:t>(animate–inanimate) and aspect ratio (stubby–spiky</w:t>
      </w:r>
      <w:r w:rsidR="00DE2315" w:rsidRPr="0041334A">
        <w:rPr>
          <w:rFonts w:ascii="Times New Roman" w:hAnsi="Times New Roman" w:cs="Times New Roman"/>
          <w:strike/>
          <w:rPrChange w:id="769" w:author="Andrew Delamater" w:date="2025-06-23T19:52:00Z" w16du:dateUtc="2025-06-23T23:52:00Z">
            <w:rPr>
              <w:rFonts w:ascii="Times New Roman" w:hAnsi="Times New Roman" w:cs="Times New Roman"/>
            </w:rPr>
          </w:rPrChange>
        </w:rPr>
        <w:t xml:space="preserve">; </w:t>
      </w:r>
      <w:sdt>
        <w:sdtPr>
          <w:rPr>
            <w:rFonts w:ascii="Times New Roman" w:hAnsi="Times New Roman" w:cs="Times New Roman"/>
            <w:strike/>
            <w:color w:val="000000"/>
          </w:rPr>
          <w:tag w:val="MENDELEY_CITATION_v3_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fSwiaXNUZW1wb3JhcnkiOmZhbHNlfV19"/>
          <w:id w:val="115804634"/>
          <w:placeholder>
            <w:docPart w:val="DefaultPlaceholder_-1854013440"/>
          </w:placeholder>
        </w:sdtPr>
        <w:sdtContent>
          <w:r w:rsidR="00A015C8" w:rsidRPr="0041334A">
            <w:rPr>
              <w:rFonts w:eastAsia="Times New Roman"/>
              <w:strike/>
              <w:color w:val="000000"/>
              <w:rPrChange w:id="770" w:author="Andrew Delamater" w:date="2025-06-23T19:52:00Z" w16du:dateUtc="2025-06-23T23:52:00Z">
                <w:rPr>
                  <w:rFonts w:eastAsia="Times New Roman"/>
                  <w:color w:val="000000"/>
                </w:rPr>
              </w:rPrChange>
            </w:rPr>
            <w:t>Bracci &amp; De Beeck, 2023)</w:t>
          </w:r>
        </w:sdtContent>
      </w:sdt>
      <w:r w:rsidR="00162815" w:rsidRPr="0041334A">
        <w:rPr>
          <w:rFonts w:ascii="Times New Roman" w:hAnsi="Times New Roman" w:cs="Times New Roman"/>
          <w:strike/>
          <w:rPrChange w:id="771" w:author="Andrew Delamater" w:date="2025-06-23T19:52:00Z" w16du:dateUtc="2025-06-23T23:52:00Z">
            <w:rPr>
              <w:rFonts w:ascii="Times New Roman" w:hAnsi="Times New Roman" w:cs="Times New Roman"/>
            </w:rPr>
          </w:rPrChange>
        </w:rPr>
        <w:t xml:space="preserve">. When we visually inspect the categories we used, we suspected the aspect </w:t>
      </w:r>
      <w:r w:rsidR="0098165A" w:rsidRPr="0041334A">
        <w:rPr>
          <w:rFonts w:ascii="Times New Roman" w:hAnsi="Times New Roman" w:cs="Times New Roman"/>
          <w:strike/>
          <w:rPrChange w:id="772" w:author="Andrew Delamater" w:date="2025-06-23T19:52:00Z" w16du:dateUtc="2025-06-23T23:52:00Z">
            <w:rPr>
              <w:rFonts w:ascii="Times New Roman" w:hAnsi="Times New Roman" w:cs="Times New Roman"/>
            </w:rPr>
          </w:rPrChange>
        </w:rPr>
        <w:t>ratio,</w:t>
      </w:r>
      <w:r w:rsidR="00162815" w:rsidRPr="0041334A">
        <w:rPr>
          <w:rFonts w:ascii="Times New Roman" w:hAnsi="Times New Roman" w:cs="Times New Roman"/>
          <w:strike/>
          <w:rPrChange w:id="773" w:author="Andrew Delamater" w:date="2025-06-23T19:52:00Z" w16du:dateUtc="2025-06-23T23:52:00Z">
            <w:rPr>
              <w:rFonts w:ascii="Times New Roman" w:hAnsi="Times New Roman" w:cs="Times New Roman"/>
            </w:rPr>
          </w:rPrChange>
        </w:rPr>
        <w:t xml:space="preserve"> </w:t>
      </w:r>
      <w:r w:rsidR="0098165A" w:rsidRPr="0041334A">
        <w:rPr>
          <w:rFonts w:ascii="Times New Roman" w:hAnsi="Times New Roman" w:cs="Times New Roman"/>
          <w:strike/>
          <w:rPrChange w:id="774" w:author="Andrew Delamater" w:date="2025-06-23T19:52:00Z" w16du:dateUtc="2025-06-23T23:52:00Z">
            <w:rPr>
              <w:rFonts w:ascii="Times New Roman" w:hAnsi="Times New Roman" w:cs="Times New Roman"/>
            </w:rPr>
          </w:rPrChange>
        </w:rPr>
        <w:t xml:space="preserve">or other intervening variables </w:t>
      </w:r>
      <w:r w:rsidR="00162815" w:rsidRPr="0041334A">
        <w:rPr>
          <w:rFonts w:ascii="Times New Roman" w:hAnsi="Times New Roman" w:cs="Times New Roman"/>
          <w:strike/>
          <w:rPrChange w:id="775" w:author="Andrew Delamater" w:date="2025-06-23T19:52:00Z" w16du:dateUtc="2025-06-23T23:52:00Z">
            <w:rPr>
              <w:rFonts w:ascii="Times New Roman" w:hAnsi="Times New Roman" w:cs="Times New Roman"/>
            </w:rPr>
          </w:rPrChange>
        </w:rPr>
        <w:t xml:space="preserve">could </w:t>
      </w:r>
      <w:r w:rsidR="0098165A" w:rsidRPr="0041334A">
        <w:rPr>
          <w:rFonts w:ascii="Times New Roman" w:hAnsi="Times New Roman" w:cs="Times New Roman"/>
          <w:strike/>
          <w:rPrChange w:id="776" w:author="Andrew Delamater" w:date="2025-06-23T19:52:00Z" w16du:dateUtc="2025-06-23T23:52:00Z">
            <w:rPr>
              <w:rFonts w:ascii="Times New Roman" w:hAnsi="Times New Roman" w:cs="Times New Roman"/>
            </w:rPr>
          </w:rPrChange>
        </w:rPr>
        <w:t xml:space="preserve">have </w:t>
      </w:r>
      <w:r w:rsidR="00162815" w:rsidRPr="0041334A">
        <w:rPr>
          <w:rFonts w:ascii="Times New Roman" w:hAnsi="Times New Roman" w:cs="Times New Roman"/>
          <w:strike/>
          <w:rPrChange w:id="777" w:author="Andrew Delamater" w:date="2025-06-23T19:52:00Z" w16du:dateUtc="2025-06-23T23:52:00Z">
            <w:rPr>
              <w:rFonts w:ascii="Times New Roman" w:hAnsi="Times New Roman" w:cs="Times New Roman"/>
            </w:rPr>
          </w:rPrChange>
        </w:rPr>
        <w:t>pla</w:t>
      </w:r>
      <w:r w:rsidR="0098165A" w:rsidRPr="0041334A">
        <w:rPr>
          <w:rFonts w:ascii="Times New Roman" w:hAnsi="Times New Roman" w:cs="Times New Roman"/>
          <w:strike/>
          <w:rPrChange w:id="778" w:author="Andrew Delamater" w:date="2025-06-23T19:52:00Z" w16du:dateUtc="2025-06-23T23:52:00Z">
            <w:rPr>
              <w:rFonts w:ascii="Times New Roman" w:hAnsi="Times New Roman" w:cs="Times New Roman"/>
            </w:rPr>
          </w:rPrChange>
        </w:rPr>
        <w:t>yed</w:t>
      </w:r>
      <w:r w:rsidR="00162815" w:rsidRPr="0041334A">
        <w:rPr>
          <w:rFonts w:ascii="Times New Roman" w:hAnsi="Times New Roman" w:cs="Times New Roman"/>
          <w:strike/>
          <w:rPrChange w:id="779" w:author="Andrew Delamater" w:date="2025-06-23T19:52:00Z" w16du:dateUtc="2025-06-23T23:52:00Z">
            <w:rPr>
              <w:rFonts w:ascii="Times New Roman" w:hAnsi="Times New Roman" w:cs="Times New Roman"/>
            </w:rPr>
          </w:rPrChange>
        </w:rPr>
        <w:t xml:space="preserve"> a small role</w:t>
      </w:r>
      <w:r w:rsidR="0098165A" w:rsidRPr="0041334A">
        <w:rPr>
          <w:rFonts w:ascii="Times New Roman" w:hAnsi="Times New Roman" w:cs="Times New Roman"/>
          <w:strike/>
          <w:rPrChange w:id="780" w:author="Andrew Delamater" w:date="2025-06-23T19:52:00Z" w16du:dateUtc="2025-06-23T23:52:00Z">
            <w:rPr>
              <w:rFonts w:ascii="Times New Roman" w:hAnsi="Times New Roman" w:cs="Times New Roman"/>
            </w:rPr>
          </w:rPrChange>
        </w:rPr>
        <w:t xml:space="preserve"> in the results from Experiments 1a and 1b. Thus,</w:t>
      </w:r>
      <w:r w:rsidR="00162815" w:rsidRPr="0041334A">
        <w:rPr>
          <w:rFonts w:ascii="Times New Roman" w:hAnsi="Times New Roman" w:cs="Times New Roman"/>
          <w:strike/>
          <w:rPrChange w:id="781" w:author="Andrew Delamater" w:date="2025-06-23T19:52:00Z" w16du:dateUtc="2025-06-23T23:52:00Z">
            <w:rPr>
              <w:rFonts w:ascii="Times New Roman" w:hAnsi="Times New Roman" w:cs="Times New Roman"/>
            </w:rPr>
          </w:rPrChange>
        </w:rPr>
        <w:t xml:space="preserve"> we decided to </w:t>
      </w:r>
      <w:r w:rsidR="0098165A" w:rsidRPr="0041334A">
        <w:rPr>
          <w:rFonts w:ascii="Times New Roman" w:hAnsi="Times New Roman" w:cs="Times New Roman"/>
          <w:strike/>
          <w:rPrChange w:id="782" w:author="Andrew Delamater" w:date="2025-06-23T19:52:00Z" w16du:dateUtc="2025-06-23T23:52:00Z">
            <w:rPr>
              <w:rFonts w:ascii="Times New Roman" w:hAnsi="Times New Roman" w:cs="Times New Roman"/>
            </w:rPr>
          </w:rPrChange>
        </w:rPr>
        <w:t>experimentally test that possibility and reject it</w:t>
      </w:r>
      <w:r w:rsidR="00162815" w:rsidRPr="0041334A">
        <w:rPr>
          <w:rFonts w:ascii="Times New Roman" w:hAnsi="Times New Roman" w:cs="Times New Roman"/>
          <w:strike/>
          <w:rPrChange w:id="783" w:author="Andrew Delamater" w:date="2025-06-23T19:52:00Z" w16du:dateUtc="2025-06-23T23:52:00Z">
            <w:rPr>
              <w:rFonts w:ascii="Times New Roman" w:hAnsi="Times New Roman" w:cs="Times New Roman"/>
            </w:rPr>
          </w:rPrChange>
        </w:rPr>
        <w:t>.</w:t>
      </w:r>
      <w:r w:rsidR="003570ED" w:rsidRPr="0041334A">
        <w:rPr>
          <w:rFonts w:ascii="Times New Roman" w:hAnsi="Times New Roman" w:cs="Times New Roman"/>
          <w:strike/>
          <w:rPrChange w:id="784" w:author="Andrew Delamater" w:date="2025-06-23T19:52:00Z" w16du:dateUtc="2025-06-23T23:52:00Z">
            <w:rPr>
              <w:rFonts w:ascii="Times New Roman" w:hAnsi="Times New Roman" w:cs="Times New Roman"/>
            </w:rPr>
          </w:rPrChange>
        </w:rPr>
        <w:t xml:space="preserve"> Thus</w:t>
      </w:r>
      <w:r w:rsidR="0098165A" w:rsidRPr="0041334A">
        <w:rPr>
          <w:rFonts w:ascii="Times New Roman" w:hAnsi="Times New Roman" w:cs="Times New Roman"/>
          <w:strike/>
          <w:rPrChange w:id="785" w:author="Andrew Delamater" w:date="2025-06-23T19:52:00Z" w16du:dateUtc="2025-06-23T23:52:00Z">
            <w:rPr>
              <w:rFonts w:ascii="Times New Roman" w:hAnsi="Times New Roman" w:cs="Times New Roman"/>
            </w:rPr>
          </w:rPrChange>
        </w:rPr>
        <w:t>,</w:t>
      </w:r>
      <w:r w:rsidR="003570ED" w:rsidRPr="0041334A">
        <w:rPr>
          <w:rFonts w:ascii="Times New Roman" w:hAnsi="Times New Roman" w:cs="Times New Roman"/>
          <w:strike/>
          <w:rPrChange w:id="786" w:author="Andrew Delamater" w:date="2025-06-23T19:52:00Z" w16du:dateUtc="2025-06-23T23:52:00Z">
            <w:rPr>
              <w:rFonts w:ascii="Times New Roman" w:hAnsi="Times New Roman" w:cs="Times New Roman"/>
            </w:rPr>
          </w:rPrChange>
        </w:rPr>
        <w:t xml:space="preserve"> we conducted this Experiment 2 </w:t>
      </w:r>
      <w:r w:rsidR="0098165A" w:rsidRPr="0041334A">
        <w:rPr>
          <w:rFonts w:ascii="Times New Roman" w:hAnsi="Times New Roman" w:cs="Times New Roman"/>
          <w:strike/>
          <w:rPrChange w:id="787" w:author="Andrew Delamater" w:date="2025-06-23T19:52:00Z" w16du:dateUtc="2025-06-23T23:52:00Z">
            <w:rPr>
              <w:rFonts w:ascii="Times New Roman" w:hAnsi="Times New Roman" w:cs="Times New Roman"/>
            </w:rPr>
          </w:rPrChange>
        </w:rPr>
        <w:t xml:space="preserve">to test there </w:t>
      </w:r>
      <w:r w:rsidR="003570ED" w:rsidRPr="0041334A">
        <w:rPr>
          <w:rFonts w:ascii="Times New Roman" w:hAnsi="Times New Roman" w:cs="Times New Roman"/>
          <w:strike/>
          <w:rPrChange w:id="788" w:author="Andrew Delamater" w:date="2025-06-23T19:52:00Z" w16du:dateUtc="2025-06-23T23:52:00Z">
            <w:rPr>
              <w:rFonts w:ascii="Times New Roman" w:hAnsi="Times New Roman" w:cs="Times New Roman"/>
            </w:rPr>
          </w:rPrChange>
        </w:rPr>
        <w:t>is no perceptual systematic bias in the categories we used for Experiments 1a and 1b.</w:t>
      </w:r>
    </w:p>
    <w:p w14:paraId="178FEA56" w14:textId="51ED4931" w:rsidR="0041334A" w:rsidRPr="0041334A" w:rsidRDefault="0041334A" w:rsidP="00E46D85">
      <w:pPr>
        <w:ind w:firstLine="720"/>
        <w:rPr>
          <w:rFonts w:ascii="Times New Roman" w:hAnsi="Times New Roman" w:cs="Times New Roman"/>
        </w:rPr>
      </w:pPr>
      <w:ins w:id="789" w:author="Andrew Delamater" w:date="2025-06-23T19:54:00Z" w16du:dateUtc="2025-06-23T23:54:00Z">
        <w:r>
          <w:rPr>
            <w:rFonts w:ascii="Times New Roman" w:hAnsi="Times New Roman" w:cs="Times New Roman"/>
          </w:rPr>
          <w:t>To accomplish this goal</w:t>
        </w:r>
      </w:ins>
      <w:ins w:id="790" w:author="Andrew Delamater" w:date="2025-06-23T19:55:00Z" w16du:dateUtc="2025-06-23T23:55:00Z">
        <w:r>
          <w:rPr>
            <w:rFonts w:ascii="Times New Roman" w:hAnsi="Times New Roman" w:cs="Times New Roman"/>
          </w:rPr>
          <w:t>,</w:t>
        </w:r>
      </w:ins>
      <w:ins w:id="791" w:author="Andrew Delamater" w:date="2025-06-23T19:54:00Z" w16du:dateUtc="2025-06-23T23:54:00Z">
        <w:r>
          <w:rPr>
            <w:rFonts w:ascii="Times New Roman" w:hAnsi="Times New Roman" w:cs="Times New Roman"/>
          </w:rPr>
          <w:t xml:space="preserve"> we asked new participants to judge the similarities between </w:t>
        </w:r>
      </w:ins>
      <w:ins w:id="792" w:author="Andrew Delamater" w:date="2025-06-23T19:55:00Z" w16du:dateUtc="2025-06-23T23:55:00Z">
        <w:r>
          <w:rPr>
            <w:rFonts w:ascii="Times New Roman" w:hAnsi="Times New Roman" w:cs="Times New Roman"/>
          </w:rPr>
          <w:t>every</w:t>
        </w:r>
      </w:ins>
      <w:ins w:id="793" w:author="Andrew Delamater" w:date="2025-06-23T19:54:00Z" w16du:dateUtc="2025-06-23T23:54:00Z">
        <w:r>
          <w:rPr>
            <w:rFonts w:ascii="Times New Roman" w:hAnsi="Times New Roman" w:cs="Times New Roman"/>
          </w:rPr>
          <w:t xml:space="preserve"> pair</w:t>
        </w:r>
      </w:ins>
      <w:ins w:id="794" w:author="Andrew Delamater" w:date="2025-06-23T19:55:00Z" w16du:dateUtc="2025-06-23T23:55:00Z">
        <w:r>
          <w:rPr>
            <w:rFonts w:ascii="Times New Roman" w:hAnsi="Times New Roman" w:cs="Times New Roman"/>
          </w:rPr>
          <w:t xml:space="preserve"> of images used in Experiments 1a and 1b. We then subjected this similarity rating data to multi</w:t>
        </w:r>
      </w:ins>
      <w:ins w:id="795" w:author="Andrew Delamater" w:date="2025-06-23T19:56:00Z" w16du:dateUtc="2025-06-23T23:56:00Z">
        <w:r>
          <w:rPr>
            <w:rFonts w:ascii="Times New Roman" w:hAnsi="Times New Roman" w:cs="Times New Roman"/>
          </w:rPr>
          <w:t>dimensional scaling procedures and obtained an overall distance measure within multidimensional space among those exemplars that appeared within and between categories.</w:t>
        </w:r>
      </w:ins>
      <w:ins w:id="796" w:author="Andrew Delamater" w:date="2025-06-23T19:57:00Z" w16du:dateUtc="2025-06-23T23:57:00Z">
        <w:r>
          <w:rPr>
            <w:rFonts w:ascii="Times New Roman" w:hAnsi="Times New Roman" w:cs="Times New Roman"/>
          </w:rPr>
          <w:t xml:space="preserve"> As will be seen below, our intuitions about the stimuli were supported by this multidimensional analysis.</w:t>
        </w:r>
      </w:ins>
      <w:ins w:id="797" w:author="Andrew Delamater" w:date="2025-06-23T19:55:00Z" w16du:dateUtc="2025-06-23T23:55:00Z">
        <w:r>
          <w:rPr>
            <w:rFonts w:ascii="Times New Roman" w:hAnsi="Times New Roman" w:cs="Times New Roman"/>
          </w:rPr>
          <w:t xml:space="preserve"> </w:t>
        </w:r>
      </w:ins>
    </w:p>
    <w:p w14:paraId="016D443E" w14:textId="77777777" w:rsidR="00E22836" w:rsidRPr="001630EB" w:rsidRDefault="00E22836" w:rsidP="00E22836">
      <w:pPr>
        <w:pStyle w:val="Heading2"/>
        <w:rPr>
          <w:rFonts w:ascii="Times New Roman" w:hAnsi="Times New Roman" w:cs="Times New Roman"/>
        </w:rPr>
      </w:pPr>
      <w:r w:rsidRPr="001630EB">
        <w:rPr>
          <w:rFonts w:ascii="Times New Roman" w:hAnsi="Times New Roman" w:cs="Times New Roman"/>
        </w:rPr>
        <w:t>Methods</w:t>
      </w:r>
    </w:p>
    <w:p w14:paraId="57DFC2A2" w14:textId="77777777" w:rsidR="00E22836" w:rsidRPr="001630EB" w:rsidRDefault="00E22836" w:rsidP="00E22836">
      <w:pPr>
        <w:pStyle w:val="Heading3"/>
        <w:rPr>
          <w:rFonts w:ascii="Times New Roman" w:hAnsi="Times New Roman" w:cs="Times New Roman"/>
        </w:rPr>
      </w:pPr>
      <w:r w:rsidRPr="001630EB">
        <w:rPr>
          <w:rFonts w:ascii="Times New Roman" w:hAnsi="Times New Roman" w:cs="Times New Roman"/>
        </w:rPr>
        <w:t>Participants</w:t>
      </w:r>
    </w:p>
    <w:p w14:paraId="3888EF56" w14:textId="1DF676B6" w:rsidR="008C7335" w:rsidRPr="001630EB" w:rsidRDefault="008C7335" w:rsidP="00D050F3">
      <w:pPr>
        <w:ind w:firstLine="720"/>
        <w:rPr>
          <w:rFonts w:ascii="Times New Roman" w:hAnsi="Times New Roman" w:cs="Times New Roman"/>
        </w:rPr>
      </w:pPr>
      <w:r w:rsidRPr="001630EB">
        <w:rPr>
          <w:rFonts w:ascii="Times New Roman" w:hAnsi="Times New Roman" w:cs="Times New Roman"/>
        </w:rPr>
        <w:t>Sixteen participants were recruited through Prolific (</w:t>
      </w:r>
      <w:hyperlink r:id="rId26" w:history="1">
        <w:r w:rsidRPr="001630EB">
          <w:rPr>
            <w:rStyle w:val="Hyperlink"/>
            <w:rFonts w:ascii="Times New Roman" w:hAnsi="Times New Roman" w:cs="Times New Roman"/>
          </w:rPr>
          <w:t>www.prolific.com</w:t>
        </w:r>
      </w:hyperlink>
      <w:r w:rsidRPr="001630EB">
        <w:rPr>
          <w:rFonts w:ascii="Times New Roman" w:hAnsi="Times New Roman" w:cs="Times New Roman"/>
        </w:rPr>
        <w:t xml:space="preserve">). The age ranged between 28 and 61 with a mean of 42.69 and standard deviation of 9.91. </w:t>
      </w:r>
      <w:r w:rsidR="00801957" w:rsidRPr="001630EB">
        <w:rPr>
          <w:rFonts w:ascii="Times New Roman" w:hAnsi="Times New Roman" w:cs="Times New Roman"/>
        </w:rPr>
        <w:t>Six</w:t>
      </w:r>
      <w:r w:rsidRPr="001630EB">
        <w:rPr>
          <w:rFonts w:ascii="Times New Roman" w:hAnsi="Times New Roman" w:cs="Times New Roman"/>
        </w:rPr>
        <w:t xml:space="preserve"> participants were male </w:t>
      </w:r>
      <w:r w:rsidR="00801957" w:rsidRPr="001630EB">
        <w:rPr>
          <w:rFonts w:ascii="Times New Roman" w:hAnsi="Times New Roman" w:cs="Times New Roman"/>
        </w:rPr>
        <w:t>and 7</w:t>
      </w:r>
      <w:r w:rsidRPr="001630EB">
        <w:rPr>
          <w:rFonts w:ascii="Times New Roman" w:hAnsi="Times New Roman" w:cs="Times New Roman"/>
        </w:rPr>
        <w:t xml:space="preserve"> </w:t>
      </w:r>
      <w:r w:rsidR="00801957" w:rsidRPr="001630EB">
        <w:rPr>
          <w:rFonts w:ascii="Times New Roman" w:hAnsi="Times New Roman" w:cs="Times New Roman"/>
        </w:rPr>
        <w:t xml:space="preserve">were </w:t>
      </w:r>
      <w:r w:rsidRPr="001630EB">
        <w:rPr>
          <w:rFonts w:ascii="Times New Roman" w:hAnsi="Times New Roman" w:cs="Times New Roman"/>
        </w:rPr>
        <w:t>female.</w:t>
      </w:r>
      <w:ins w:id="798" w:author="Andrew Delamater" w:date="2025-06-23T19:57:00Z" w16du:dateUtc="2025-06-23T23:57:00Z">
        <w:r w:rsidR="00E142E9">
          <w:rPr>
            <w:rFonts w:ascii="Times New Roman" w:hAnsi="Times New Roman" w:cs="Times New Roman"/>
          </w:rPr>
          <w:t xml:space="preserve"> Again, all </w:t>
        </w:r>
      </w:ins>
      <w:ins w:id="799" w:author="Andrew Delamater" w:date="2025-06-23T19:58:00Z" w16du:dateUtc="2025-06-23T23:58:00Z">
        <w:r w:rsidR="00E142E9">
          <w:rPr>
            <w:rFonts w:ascii="Times New Roman" w:hAnsi="Times New Roman" w:cs="Times New Roman"/>
          </w:rPr>
          <w:t>procedures were in accordance with ARD’s IRB protocol.</w:t>
        </w:r>
      </w:ins>
      <w:ins w:id="800" w:author="Andrew Delamater" w:date="2025-06-23T20:11:00Z" w16du:dateUtc="2025-06-24T00:11:00Z">
        <w:r w:rsidR="00AE0B35">
          <w:rPr>
            <w:rFonts w:ascii="Times New Roman" w:hAnsi="Times New Roman" w:cs="Times New Roman"/>
          </w:rPr>
          <w:t xml:space="preserve"> The task took approximately xx</w:t>
        </w:r>
      </w:ins>
      <w:ins w:id="801" w:author="Andrew Delamater" w:date="2025-06-23T20:12:00Z" w16du:dateUtc="2025-06-24T00:12:00Z">
        <w:r w:rsidR="00AE0B35">
          <w:rPr>
            <w:rFonts w:ascii="Times New Roman" w:hAnsi="Times New Roman" w:cs="Times New Roman"/>
          </w:rPr>
          <w:t xml:space="preserve"> </w:t>
        </w:r>
        <w:proofErr w:type="gramStart"/>
        <w:r w:rsidR="00AE0B35">
          <w:rPr>
            <w:rFonts w:ascii="Times New Roman" w:hAnsi="Times New Roman" w:cs="Times New Roman"/>
          </w:rPr>
          <w:t>min</w:t>
        </w:r>
        <w:proofErr w:type="gramEnd"/>
        <w:r w:rsidR="00AE0B35">
          <w:rPr>
            <w:rFonts w:ascii="Times New Roman" w:hAnsi="Times New Roman" w:cs="Times New Roman"/>
          </w:rPr>
          <w:t xml:space="preserve"> and participants were paid $y for their participation.</w:t>
        </w:r>
      </w:ins>
    </w:p>
    <w:p w14:paraId="3E3A9EF7" w14:textId="6615868D" w:rsidR="00E22836" w:rsidRDefault="00E22836" w:rsidP="00070ED8">
      <w:pPr>
        <w:pStyle w:val="Heading3"/>
        <w:rPr>
          <w:rFonts w:ascii="Times New Roman" w:hAnsi="Times New Roman" w:cs="Times New Roman"/>
        </w:rPr>
      </w:pPr>
      <w:r w:rsidRPr="001630EB">
        <w:rPr>
          <w:rFonts w:ascii="Times New Roman" w:hAnsi="Times New Roman" w:cs="Times New Roman"/>
        </w:rPr>
        <w:t>Task</w:t>
      </w:r>
      <w:r w:rsidR="00243C85" w:rsidRPr="001630EB">
        <w:rPr>
          <w:rFonts w:ascii="Times New Roman" w:hAnsi="Times New Roman" w:cs="Times New Roman"/>
        </w:rPr>
        <w:t xml:space="preserve"> and Procedures</w:t>
      </w:r>
    </w:p>
    <w:p w14:paraId="1D6058DC" w14:textId="6330ECFB" w:rsidR="004033D3" w:rsidRDefault="00BA08C5" w:rsidP="004536A9">
      <w:pPr>
        <w:rPr>
          <w:rFonts w:ascii="Times New Roman" w:hAnsi="Times New Roman" w:cs="Times New Roman"/>
        </w:rPr>
      </w:pPr>
      <w:r>
        <w:tab/>
      </w:r>
      <w:r w:rsidR="004033D3" w:rsidRPr="004033D3">
        <w:rPr>
          <w:rFonts w:ascii="Times New Roman" w:hAnsi="Times New Roman" w:cs="Times New Roman"/>
        </w:rPr>
        <w:t>Participants rated each pair of exemplars</w:t>
      </w:r>
      <w:r w:rsidR="004033D3">
        <w:rPr>
          <w:rFonts w:ascii="Times New Roman" w:hAnsi="Times New Roman" w:cs="Times New Roman"/>
        </w:rPr>
        <w:t xml:space="preserve"> (</w:t>
      </w:r>
      <w:r w:rsidR="004033D3" w:rsidRPr="004033D3">
        <w:rPr>
          <w:rFonts w:ascii="Times New Roman" w:hAnsi="Times New Roman" w:cs="Times New Roman"/>
          <w:b/>
          <w:bCs/>
        </w:rPr>
        <w:t>Table 3</w:t>
      </w:r>
      <w:r w:rsidR="004033D3">
        <w:rPr>
          <w:rFonts w:ascii="Times New Roman" w:hAnsi="Times New Roman" w:cs="Times New Roman"/>
        </w:rPr>
        <w:t>)</w:t>
      </w:r>
      <w:r w:rsidR="004033D3" w:rsidRPr="004033D3">
        <w:rPr>
          <w:rFonts w:ascii="Times New Roman" w:hAnsi="Times New Roman" w:cs="Times New Roman"/>
        </w:rPr>
        <w:t xml:space="preserve"> </w:t>
      </w:r>
      <w:ins w:id="802" w:author="Andrew Delamater" w:date="2025-06-23T20:08:00Z" w16du:dateUtc="2025-06-24T00:08:00Z">
        <w:r w:rsidR="00EF3E3F">
          <w:rPr>
            <w:rFonts w:ascii="Times New Roman" w:hAnsi="Times New Roman" w:cs="Times New Roman"/>
          </w:rPr>
          <w:t>on a 10-point sliding scale</w:t>
        </w:r>
        <w:r w:rsidR="00EF3E3F" w:rsidRPr="004033D3">
          <w:rPr>
            <w:rFonts w:ascii="Times New Roman" w:hAnsi="Times New Roman" w:cs="Times New Roman"/>
          </w:rPr>
          <w:t xml:space="preserve"> </w:t>
        </w:r>
        <w:r w:rsidR="00EF3E3F">
          <w:rPr>
            <w:rFonts w:ascii="Times New Roman" w:hAnsi="Times New Roman" w:cs="Times New Roman"/>
          </w:rPr>
          <w:t xml:space="preserve">varying </w:t>
        </w:r>
      </w:ins>
      <w:r w:rsidR="004033D3" w:rsidRPr="004033D3">
        <w:rPr>
          <w:rFonts w:ascii="Times New Roman" w:hAnsi="Times New Roman" w:cs="Times New Roman"/>
        </w:rPr>
        <w:t xml:space="preserve">from 'very similar' to 'very different'. Each trial consisted of a fixation cross followed by the rating </w:t>
      </w:r>
      <w:r w:rsidR="00BE0076">
        <w:rPr>
          <w:rFonts w:ascii="Times New Roman" w:hAnsi="Times New Roman" w:cs="Times New Roman"/>
        </w:rPr>
        <w:t>screen</w:t>
      </w:r>
      <w:r w:rsidR="004033D3" w:rsidRPr="004033D3">
        <w:rPr>
          <w:rFonts w:ascii="Times New Roman" w:hAnsi="Times New Roman" w:cs="Times New Roman"/>
        </w:rPr>
        <w:t>. The fixation duration, serving as the inter-trial interval (ITI), was sampled from a uniform distribution ranging between 0.5 and 1.5 seconds. After the ITI, participants saw the rating screen (</w:t>
      </w:r>
      <w:r w:rsidR="00BE0076">
        <w:rPr>
          <w:rFonts w:ascii="Times New Roman" w:hAnsi="Times New Roman" w:cs="Times New Roman"/>
        </w:rPr>
        <w:t xml:space="preserve">see </w:t>
      </w:r>
      <w:r w:rsidR="004033D3" w:rsidRPr="00BE0076">
        <w:rPr>
          <w:rFonts w:ascii="Times New Roman" w:hAnsi="Times New Roman" w:cs="Times New Roman"/>
          <w:b/>
          <w:bCs/>
        </w:rPr>
        <w:t>Figure 3A</w:t>
      </w:r>
      <w:r w:rsidR="004033D3" w:rsidRPr="004033D3">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 automatically.</w:t>
      </w:r>
      <w:ins w:id="803" w:author="Andrew Delamater" w:date="2025-06-23T20:09:00Z" w16du:dateUtc="2025-06-24T00:09:00Z">
        <w:r w:rsidR="00EF3E3F">
          <w:rPr>
            <w:rFonts w:ascii="Times New Roman" w:hAnsi="Times New Roman" w:cs="Times New Roman"/>
          </w:rPr>
          <w:t xml:space="preserve"> They chose anywhere on the line (i.e., on or in between markings) and the computer registered their</w:t>
        </w:r>
      </w:ins>
      <w:ins w:id="804" w:author="Andrew Delamater" w:date="2025-06-23T20:10:00Z" w16du:dateUtc="2025-06-24T00:10:00Z">
        <w:r w:rsidR="00EF3E3F">
          <w:rPr>
            <w:rFonts w:ascii="Times New Roman" w:hAnsi="Times New Roman" w:cs="Times New Roman"/>
          </w:rPr>
          <w:t xml:space="preserve"> rating</w:t>
        </w:r>
      </w:ins>
      <w:ins w:id="805" w:author="Andrew Delamater" w:date="2025-06-23T20:09:00Z" w16du:dateUtc="2025-06-24T00:09:00Z">
        <w:r w:rsidR="00EF3E3F">
          <w:rPr>
            <w:rFonts w:ascii="Times New Roman" w:hAnsi="Times New Roman" w:cs="Times New Roman"/>
          </w:rPr>
          <w:t xml:space="preserve"> </w:t>
        </w:r>
      </w:ins>
      <w:ins w:id="806" w:author="Andrew Delamater" w:date="2025-06-23T20:10:00Z" w16du:dateUtc="2025-06-24T00:10:00Z">
        <w:r w:rsidR="00EF3E3F">
          <w:rPr>
            <w:rFonts w:ascii="Times New Roman" w:hAnsi="Times New Roman" w:cs="Times New Roman"/>
          </w:rPr>
          <w:t xml:space="preserve">numerically as a </w:t>
        </w:r>
        <w:r w:rsidR="00AE0B35">
          <w:rPr>
            <w:rFonts w:ascii="Times New Roman" w:hAnsi="Times New Roman" w:cs="Times New Roman"/>
          </w:rPr>
          <w:t xml:space="preserve">real </w:t>
        </w:r>
        <w:r w:rsidR="00EF3E3F">
          <w:rPr>
            <w:rFonts w:ascii="Times New Roman" w:hAnsi="Times New Roman" w:cs="Times New Roman"/>
          </w:rPr>
          <w:t>number between 1 and 10.</w:t>
        </w:r>
      </w:ins>
    </w:p>
    <w:p w14:paraId="6D0837AD" w14:textId="0EBF59B3" w:rsidR="00A237C8" w:rsidRPr="001630EB" w:rsidRDefault="0092054F" w:rsidP="00B5335F">
      <w:pPr>
        <w:ind w:firstLine="720"/>
        <w:rPr>
          <w:rFonts w:ascii="Times New Roman" w:hAnsi="Times New Roman" w:cs="Times New Roman"/>
        </w:rPr>
      </w:pPr>
      <w:commentRangeStart w:id="807"/>
      <w:r w:rsidRPr="0092054F">
        <w:rPr>
          <w:rFonts w:ascii="Times New Roman" w:hAnsi="Times New Roman" w:cs="Times New Roman"/>
        </w:rPr>
        <w:t>In Experiments 1a and 1b, each task included 8 different exemplars. This ensured that the exemplars used in each task were tested among themselves. In each trial, participants rated one of 56 possible comparisons within each task set (</w:t>
      </w:r>
      <w:r w:rsidRPr="00EA5A8D">
        <w:rPr>
          <w:rFonts w:ascii="Times New Roman" w:hAnsi="Times New Roman" w:cs="Times New Roman"/>
          <w:b/>
          <w:bCs/>
        </w:rPr>
        <w:t>Table 3</w:t>
      </w:r>
      <w:r w:rsidRPr="0092054F">
        <w:rPr>
          <w:rFonts w:ascii="Times New Roman" w:hAnsi="Times New Roman" w:cs="Times New Roman"/>
        </w:rPr>
        <w:t xml:space="preserve">). Each task had 8 exemplars, leading to 64 (8 x 8) potential comparisons. By subtracting the diagonal (comparing an exemplar with itself), we arrive at 56 unique comparisons per task. This number of trials ensured that each comparison was made twice, with left and right positions counterbalanced. Consequently, participants were expected to rate a total of 112 trials (56 trials per task * 2 tasks). However, due to a programming error, the final comparison </w:t>
      </w:r>
      <w:r w:rsidRPr="0092054F">
        <w:rPr>
          <w:rFonts w:ascii="Times New Roman" w:hAnsi="Times New Roman" w:cs="Times New Roman"/>
        </w:rPr>
        <w:lastRenderedPageBreak/>
        <w:t xml:space="preserve">for each task (left H versus right G) was omitted (see </w:t>
      </w:r>
      <w:r w:rsidRPr="00EA5A8D">
        <w:rPr>
          <w:rFonts w:ascii="Times New Roman" w:hAnsi="Times New Roman" w:cs="Times New Roman"/>
          <w:b/>
          <w:bCs/>
        </w:rPr>
        <w:t>Table 3</w:t>
      </w:r>
      <w:r w:rsidRPr="0092054F">
        <w:rPr>
          <w:rFonts w:ascii="Times New Roman" w:hAnsi="Times New Roman" w:cs="Times New Roman"/>
        </w:rPr>
        <w:t>). Thus, participants completed a total of 110 trials.</w:t>
      </w:r>
      <w:commentRangeEnd w:id="807"/>
      <w:r w:rsidR="00AE0B35">
        <w:rPr>
          <w:rStyle w:val="CommentReference"/>
        </w:rPr>
        <w:commentReference w:id="807"/>
      </w:r>
      <w:r w:rsidR="00A92E42">
        <w:tab/>
      </w:r>
    </w:p>
    <w:tbl>
      <w:tblPr>
        <w:tblW w:w="6184" w:type="dxa"/>
        <w:tblLook w:val="04A0" w:firstRow="1" w:lastRow="0" w:firstColumn="1" w:lastColumn="0" w:noHBand="0" w:noVBand="1"/>
      </w:tblPr>
      <w:tblGrid>
        <w:gridCol w:w="789"/>
        <w:gridCol w:w="613"/>
        <w:gridCol w:w="613"/>
        <w:gridCol w:w="594"/>
        <w:gridCol w:w="594"/>
        <w:gridCol w:w="613"/>
        <w:gridCol w:w="574"/>
        <w:gridCol w:w="554"/>
        <w:gridCol w:w="613"/>
        <w:gridCol w:w="613"/>
        <w:gridCol w:w="14"/>
      </w:tblGrid>
      <w:tr w:rsidR="00E975A5" w:rsidRPr="001630EB" w14:paraId="62900689" w14:textId="77777777" w:rsidTr="00DF7759">
        <w:trPr>
          <w:trHeight w:val="161"/>
        </w:trPr>
        <w:tc>
          <w:tcPr>
            <w:tcW w:w="6184" w:type="dxa"/>
            <w:gridSpan w:val="11"/>
            <w:tcBorders>
              <w:top w:val="nil"/>
              <w:left w:val="nil"/>
              <w:bottom w:val="nil"/>
              <w:right w:val="nil"/>
            </w:tcBorders>
            <w:shd w:val="clear" w:color="000000" w:fill="FFFFFF"/>
            <w:noWrap/>
            <w:vAlign w:val="bottom"/>
            <w:hideMark/>
          </w:tcPr>
          <w:p w14:paraId="33125D3F" w14:textId="77777777" w:rsidR="00E975A5" w:rsidRPr="001630EB" w:rsidRDefault="00E975A5" w:rsidP="00E975A5">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Table 3.</w:t>
            </w:r>
          </w:p>
        </w:tc>
      </w:tr>
      <w:tr w:rsidR="00E975A5" w:rsidRPr="001630EB" w14:paraId="20E18F29" w14:textId="77777777" w:rsidTr="00DF7759">
        <w:trPr>
          <w:trHeight w:val="161"/>
        </w:trPr>
        <w:tc>
          <w:tcPr>
            <w:tcW w:w="6184" w:type="dxa"/>
            <w:gridSpan w:val="11"/>
            <w:tcBorders>
              <w:top w:val="nil"/>
              <w:left w:val="nil"/>
              <w:bottom w:val="single" w:sz="4" w:space="0" w:color="auto"/>
              <w:right w:val="nil"/>
            </w:tcBorders>
            <w:shd w:val="clear" w:color="000000" w:fill="FFFFFF"/>
            <w:noWrap/>
            <w:vAlign w:val="bottom"/>
            <w:hideMark/>
          </w:tcPr>
          <w:p w14:paraId="4A57AF01" w14:textId="7B66FE4B"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w:t>
            </w:r>
            <w:r w:rsidR="008A395B">
              <w:rPr>
                <w:rFonts w:ascii="Times New Roman" w:eastAsia="Times New Roman" w:hAnsi="Times New Roman" w:cs="Times New Roman"/>
                <w:color w:val="000000"/>
                <w:lang w:eastAsia="en-GB"/>
                <w14:ligatures w14:val="none"/>
              </w:rPr>
              <w:t>ies Perceptual Similarity: exemplar comparisons</w:t>
            </w:r>
          </w:p>
        </w:tc>
      </w:tr>
      <w:tr w:rsidR="00E975A5" w:rsidRPr="001630EB" w14:paraId="3549FA3A" w14:textId="77777777" w:rsidTr="00DF7759">
        <w:trPr>
          <w:trHeight w:val="161"/>
        </w:trPr>
        <w:tc>
          <w:tcPr>
            <w:tcW w:w="789" w:type="dxa"/>
            <w:tcBorders>
              <w:top w:val="nil"/>
              <w:left w:val="nil"/>
              <w:bottom w:val="nil"/>
              <w:right w:val="nil"/>
            </w:tcBorders>
            <w:shd w:val="clear" w:color="auto" w:fill="auto"/>
            <w:noWrap/>
            <w:vAlign w:val="center"/>
            <w:hideMark/>
          </w:tcPr>
          <w:p w14:paraId="083DCA8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shd w:val="clear" w:color="auto" w:fill="auto"/>
            <w:noWrap/>
            <w:vAlign w:val="center"/>
            <w:hideMark/>
          </w:tcPr>
          <w:p w14:paraId="45902E9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4781" w:type="dxa"/>
            <w:gridSpan w:val="9"/>
            <w:tcBorders>
              <w:top w:val="single" w:sz="4" w:space="0" w:color="auto"/>
              <w:left w:val="nil"/>
              <w:bottom w:val="nil"/>
              <w:right w:val="nil"/>
            </w:tcBorders>
            <w:shd w:val="clear" w:color="auto" w:fill="auto"/>
            <w:noWrap/>
            <w:vAlign w:val="center"/>
            <w:hideMark/>
          </w:tcPr>
          <w:p w14:paraId="4758D0A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Right</w:t>
            </w:r>
          </w:p>
        </w:tc>
      </w:tr>
      <w:tr w:rsidR="00E975A5" w:rsidRPr="001630EB" w14:paraId="6CF6B6F2" w14:textId="77777777" w:rsidTr="00DF7759">
        <w:trPr>
          <w:gridAfter w:val="1"/>
          <w:wAfter w:w="14" w:type="dxa"/>
          <w:trHeight w:val="161"/>
        </w:trPr>
        <w:tc>
          <w:tcPr>
            <w:tcW w:w="789" w:type="dxa"/>
            <w:tcBorders>
              <w:top w:val="nil"/>
              <w:left w:val="nil"/>
              <w:bottom w:val="single" w:sz="4" w:space="0" w:color="auto"/>
              <w:right w:val="nil"/>
            </w:tcBorders>
            <w:shd w:val="clear" w:color="auto" w:fill="auto"/>
            <w:noWrap/>
            <w:vAlign w:val="center"/>
            <w:hideMark/>
          </w:tcPr>
          <w:p w14:paraId="72114F3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1D181FF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418FD2E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594" w:type="dxa"/>
            <w:tcBorders>
              <w:top w:val="nil"/>
              <w:left w:val="nil"/>
              <w:bottom w:val="single" w:sz="4" w:space="0" w:color="auto"/>
              <w:right w:val="nil"/>
            </w:tcBorders>
            <w:shd w:val="clear" w:color="auto" w:fill="auto"/>
            <w:noWrap/>
            <w:vAlign w:val="center"/>
            <w:hideMark/>
          </w:tcPr>
          <w:p w14:paraId="459A9EE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594" w:type="dxa"/>
            <w:tcBorders>
              <w:top w:val="nil"/>
              <w:left w:val="nil"/>
              <w:bottom w:val="single" w:sz="4" w:space="0" w:color="auto"/>
              <w:right w:val="nil"/>
            </w:tcBorders>
            <w:shd w:val="clear" w:color="auto" w:fill="auto"/>
            <w:noWrap/>
            <w:vAlign w:val="center"/>
            <w:hideMark/>
          </w:tcPr>
          <w:p w14:paraId="57CF5D4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613" w:type="dxa"/>
            <w:tcBorders>
              <w:top w:val="nil"/>
              <w:left w:val="nil"/>
              <w:bottom w:val="single" w:sz="4" w:space="0" w:color="auto"/>
              <w:right w:val="nil"/>
            </w:tcBorders>
            <w:shd w:val="clear" w:color="auto" w:fill="auto"/>
            <w:noWrap/>
            <w:vAlign w:val="center"/>
            <w:hideMark/>
          </w:tcPr>
          <w:p w14:paraId="493A910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574" w:type="dxa"/>
            <w:tcBorders>
              <w:top w:val="nil"/>
              <w:left w:val="nil"/>
              <w:bottom w:val="single" w:sz="4" w:space="0" w:color="auto"/>
              <w:right w:val="nil"/>
            </w:tcBorders>
            <w:shd w:val="clear" w:color="auto" w:fill="auto"/>
            <w:noWrap/>
            <w:vAlign w:val="center"/>
            <w:hideMark/>
          </w:tcPr>
          <w:p w14:paraId="66DAE61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554" w:type="dxa"/>
            <w:tcBorders>
              <w:top w:val="nil"/>
              <w:left w:val="nil"/>
              <w:bottom w:val="single" w:sz="4" w:space="0" w:color="auto"/>
              <w:right w:val="nil"/>
            </w:tcBorders>
            <w:shd w:val="clear" w:color="auto" w:fill="auto"/>
            <w:noWrap/>
            <w:vAlign w:val="center"/>
            <w:hideMark/>
          </w:tcPr>
          <w:p w14:paraId="76BA597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613" w:type="dxa"/>
            <w:tcBorders>
              <w:top w:val="nil"/>
              <w:left w:val="nil"/>
              <w:bottom w:val="single" w:sz="4" w:space="0" w:color="auto"/>
              <w:right w:val="nil"/>
            </w:tcBorders>
            <w:shd w:val="clear" w:color="auto" w:fill="auto"/>
            <w:noWrap/>
            <w:vAlign w:val="center"/>
            <w:hideMark/>
          </w:tcPr>
          <w:p w14:paraId="6608461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613" w:type="dxa"/>
            <w:tcBorders>
              <w:top w:val="nil"/>
              <w:left w:val="nil"/>
              <w:bottom w:val="single" w:sz="4" w:space="0" w:color="auto"/>
              <w:right w:val="nil"/>
            </w:tcBorders>
            <w:shd w:val="clear" w:color="auto" w:fill="auto"/>
            <w:noWrap/>
            <w:vAlign w:val="center"/>
            <w:hideMark/>
          </w:tcPr>
          <w:p w14:paraId="66768C7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r>
      <w:tr w:rsidR="00E975A5" w:rsidRPr="001630EB" w14:paraId="2DF12D78" w14:textId="77777777" w:rsidTr="00DF7759">
        <w:trPr>
          <w:gridAfter w:val="1"/>
          <w:wAfter w:w="14" w:type="dxa"/>
          <w:trHeight w:val="161"/>
        </w:trPr>
        <w:tc>
          <w:tcPr>
            <w:tcW w:w="789" w:type="dxa"/>
            <w:vMerge w:val="restart"/>
            <w:tcBorders>
              <w:top w:val="nil"/>
              <w:left w:val="nil"/>
              <w:bottom w:val="nil"/>
              <w:right w:val="nil"/>
            </w:tcBorders>
            <w:shd w:val="clear" w:color="auto" w:fill="auto"/>
            <w:textDirection w:val="btLr"/>
            <w:vAlign w:val="center"/>
            <w:hideMark/>
          </w:tcPr>
          <w:p w14:paraId="4FD5515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shd w:val="clear" w:color="auto" w:fill="auto"/>
            <w:noWrap/>
            <w:vAlign w:val="center"/>
            <w:hideMark/>
          </w:tcPr>
          <w:p w14:paraId="459E079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613" w:type="dxa"/>
            <w:tcBorders>
              <w:top w:val="nil"/>
              <w:left w:val="nil"/>
              <w:bottom w:val="nil"/>
              <w:right w:val="nil"/>
            </w:tcBorders>
            <w:shd w:val="clear" w:color="auto" w:fill="auto"/>
            <w:noWrap/>
            <w:vAlign w:val="center"/>
            <w:hideMark/>
          </w:tcPr>
          <w:p w14:paraId="5A96F4C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6C39D2A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15358B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5801F1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F361D7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A15F8C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F60F9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5C0BBC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6249F0A0" w14:textId="77777777" w:rsidTr="00DF7759">
        <w:trPr>
          <w:gridAfter w:val="1"/>
          <w:wAfter w:w="14" w:type="dxa"/>
          <w:trHeight w:val="161"/>
        </w:trPr>
        <w:tc>
          <w:tcPr>
            <w:tcW w:w="789" w:type="dxa"/>
            <w:vMerge/>
            <w:tcBorders>
              <w:top w:val="nil"/>
              <w:left w:val="nil"/>
              <w:bottom w:val="nil"/>
              <w:right w:val="nil"/>
            </w:tcBorders>
            <w:vAlign w:val="center"/>
            <w:hideMark/>
          </w:tcPr>
          <w:p w14:paraId="186A1C74"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D2490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613" w:type="dxa"/>
            <w:tcBorders>
              <w:top w:val="nil"/>
              <w:left w:val="nil"/>
              <w:bottom w:val="nil"/>
              <w:right w:val="nil"/>
            </w:tcBorders>
            <w:shd w:val="clear" w:color="auto" w:fill="auto"/>
            <w:noWrap/>
            <w:vAlign w:val="center"/>
            <w:hideMark/>
          </w:tcPr>
          <w:p w14:paraId="5348AF4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2678AB1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7E48F7C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055BC3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4229C2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3ECDDFB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B0C048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716D72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3E50C173" w14:textId="77777777" w:rsidTr="00DF7759">
        <w:trPr>
          <w:gridAfter w:val="1"/>
          <w:wAfter w:w="14" w:type="dxa"/>
          <w:trHeight w:val="161"/>
        </w:trPr>
        <w:tc>
          <w:tcPr>
            <w:tcW w:w="789" w:type="dxa"/>
            <w:vMerge/>
            <w:tcBorders>
              <w:top w:val="nil"/>
              <w:left w:val="nil"/>
              <w:bottom w:val="nil"/>
              <w:right w:val="nil"/>
            </w:tcBorders>
            <w:vAlign w:val="center"/>
            <w:hideMark/>
          </w:tcPr>
          <w:p w14:paraId="49A12010"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557DBE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613" w:type="dxa"/>
            <w:tcBorders>
              <w:top w:val="nil"/>
              <w:left w:val="nil"/>
              <w:bottom w:val="nil"/>
              <w:right w:val="nil"/>
            </w:tcBorders>
            <w:shd w:val="clear" w:color="auto" w:fill="auto"/>
            <w:noWrap/>
            <w:vAlign w:val="center"/>
            <w:hideMark/>
          </w:tcPr>
          <w:p w14:paraId="569C21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EC9C37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D5C67B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D04069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5E7D954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D507D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19A48F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6ED728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29A133C8" w14:textId="77777777" w:rsidTr="00DF7759">
        <w:trPr>
          <w:gridAfter w:val="1"/>
          <w:wAfter w:w="14" w:type="dxa"/>
          <w:trHeight w:val="161"/>
        </w:trPr>
        <w:tc>
          <w:tcPr>
            <w:tcW w:w="789" w:type="dxa"/>
            <w:vMerge/>
            <w:tcBorders>
              <w:top w:val="nil"/>
              <w:left w:val="nil"/>
              <w:bottom w:val="nil"/>
              <w:right w:val="nil"/>
            </w:tcBorders>
            <w:vAlign w:val="center"/>
            <w:hideMark/>
          </w:tcPr>
          <w:p w14:paraId="3B1A2907"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75A4B99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613" w:type="dxa"/>
            <w:tcBorders>
              <w:top w:val="nil"/>
              <w:left w:val="nil"/>
              <w:bottom w:val="nil"/>
              <w:right w:val="nil"/>
            </w:tcBorders>
            <w:shd w:val="clear" w:color="auto" w:fill="auto"/>
            <w:noWrap/>
            <w:vAlign w:val="center"/>
            <w:hideMark/>
          </w:tcPr>
          <w:p w14:paraId="4B71FEE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F4D8E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D6C645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251CF2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74" w:type="dxa"/>
            <w:tcBorders>
              <w:top w:val="nil"/>
              <w:left w:val="nil"/>
              <w:bottom w:val="nil"/>
              <w:right w:val="nil"/>
            </w:tcBorders>
            <w:shd w:val="clear" w:color="auto" w:fill="auto"/>
            <w:noWrap/>
            <w:vAlign w:val="center"/>
            <w:hideMark/>
          </w:tcPr>
          <w:p w14:paraId="6784961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47F779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91B469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66F5F2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09147A79" w14:textId="77777777" w:rsidTr="00DF7759">
        <w:trPr>
          <w:gridAfter w:val="1"/>
          <w:wAfter w:w="14" w:type="dxa"/>
          <w:trHeight w:val="161"/>
        </w:trPr>
        <w:tc>
          <w:tcPr>
            <w:tcW w:w="789" w:type="dxa"/>
            <w:vMerge/>
            <w:tcBorders>
              <w:top w:val="nil"/>
              <w:left w:val="nil"/>
              <w:bottom w:val="nil"/>
              <w:right w:val="nil"/>
            </w:tcBorders>
            <w:vAlign w:val="center"/>
            <w:hideMark/>
          </w:tcPr>
          <w:p w14:paraId="284C3B87"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0F94628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613" w:type="dxa"/>
            <w:tcBorders>
              <w:top w:val="nil"/>
              <w:left w:val="nil"/>
              <w:bottom w:val="nil"/>
              <w:right w:val="nil"/>
            </w:tcBorders>
            <w:shd w:val="clear" w:color="auto" w:fill="auto"/>
            <w:noWrap/>
            <w:vAlign w:val="center"/>
            <w:hideMark/>
          </w:tcPr>
          <w:p w14:paraId="4A95205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605E1F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ABAF4C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314D890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68DB7D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54" w:type="dxa"/>
            <w:tcBorders>
              <w:top w:val="nil"/>
              <w:left w:val="nil"/>
              <w:bottom w:val="nil"/>
              <w:right w:val="nil"/>
            </w:tcBorders>
            <w:shd w:val="clear" w:color="auto" w:fill="auto"/>
            <w:noWrap/>
            <w:vAlign w:val="center"/>
            <w:hideMark/>
          </w:tcPr>
          <w:p w14:paraId="05D3849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92262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CEF18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66205E2D" w14:textId="77777777" w:rsidTr="00DF7759">
        <w:trPr>
          <w:gridAfter w:val="1"/>
          <w:wAfter w:w="14" w:type="dxa"/>
          <w:trHeight w:val="161"/>
        </w:trPr>
        <w:tc>
          <w:tcPr>
            <w:tcW w:w="789" w:type="dxa"/>
            <w:vMerge/>
            <w:tcBorders>
              <w:top w:val="nil"/>
              <w:left w:val="nil"/>
              <w:bottom w:val="nil"/>
              <w:right w:val="nil"/>
            </w:tcBorders>
            <w:vAlign w:val="center"/>
            <w:hideMark/>
          </w:tcPr>
          <w:p w14:paraId="71AB30CC"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F7BEED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613" w:type="dxa"/>
            <w:tcBorders>
              <w:top w:val="nil"/>
              <w:left w:val="nil"/>
              <w:bottom w:val="nil"/>
              <w:right w:val="nil"/>
            </w:tcBorders>
            <w:shd w:val="clear" w:color="auto" w:fill="auto"/>
            <w:noWrap/>
            <w:vAlign w:val="center"/>
            <w:hideMark/>
          </w:tcPr>
          <w:p w14:paraId="60862A6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1616C1F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21CBC5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2371F64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6601BCC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BB373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6EA66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F2FEA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3FD50C44" w14:textId="77777777" w:rsidTr="00DF7759">
        <w:trPr>
          <w:gridAfter w:val="1"/>
          <w:wAfter w:w="14" w:type="dxa"/>
          <w:trHeight w:val="161"/>
        </w:trPr>
        <w:tc>
          <w:tcPr>
            <w:tcW w:w="789" w:type="dxa"/>
            <w:vMerge/>
            <w:tcBorders>
              <w:top w:val="nil"/>
              <w:left w:val="nil"/>
              <w:bottom w:val="nil"/>
              <w:right w:val="nil"/>
            </w:tcBorders>
            <w:vAlign w:val="center"/>
            <w:hideMark/>
          </w:tcPr>
          <w:p w14:paraId="02C9DAD0"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14DC17B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613" w:type="dxa"/>
            <w:tcBorders>
              <w:top w:val="nil"/>
              <w:left w:val="nil"/>
              <w:bottom w:val="nil"/>
              <w:right w:val="nil"/>
            </w:tcBorders>
            <w:shd w:val="clear" w:color="auto" w:fill="auto"/>
            <w:noWrap/>
            <w:vAlign w:val="center"/>
            <w:hideMark/>
          </w:tcPr>
          <w:p w14:paraId="5A8652C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E2336F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801BB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751A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878843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73E64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35503A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6F7A3F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43BD6476" w14:textId="77777777" w:rsidTr="00DF7759">
        <w:trPr>
          <w:gridAfter w:val="1"/>
          <w:wAfter w:w="14" w:type="dxa"/>
          <w:trHeight w:val="161"/>
        </w:trPr>
        <w:tc>
          <w:tcPr>
            <w:tcW w:w="789" w:type="dxa"/>
            <w:vMerge/>
            <w:tcBorders>
              <w:top w:val="nil"/>
              <w:left w:val="nil"/>
              <w:bottom w:val="nil"/>
              <w:right w:val="nil"/>
            </w:tcBorders>
            <w:vAlign w:val="center"/>
            <w:hideMark/>
          </w:tcPr>
          <w:p w14:paraId="6B44627E"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837B2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613" w:type="dxa"/>
            <w:tcBorders>
              <w:top w:val="nil"/>
              <w:left w:val="nil"/>
              <w:bottom w:val="nil"/>
              <w:right w:val="nil"/>
            </w:tcBorders>
            <w:shd w:val="clear" w:color="auto" w:fill="auto"/>
            <w:noWrap/>
            <w:vAlign w:val="center"/>
            <w:hideMark/>
          </w:tcPr>
          <w:p w14:paraId="041858E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517E95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7160854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E4DAB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CA8737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756301F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24F10C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42CCF3" w14:textId="77777777" w:rsidR="00E975A5" w:rsidRPr="001630EB" w:rsidRDefault="00E975A5" w:rsidP="00E975A5">
            <w:pPr>
              <w:spacing w:after="0" w:line="240" w:lineRule="auto"/>
              <w:jc w:val="center"/>
              <w:rPr>
                <w:rFonts w:ascii="Times New Roman" w:eastAsia="Times New Roman" w:hAnsi="Times New Roman" w:cs="Times New Roman"/>
                <w:sz w:val="20"/>
                <w:szCs w:val="20"/>
                <w:lang w:eastAsia="en-GB"/>
                <w14:ligatures w14:val="none"/>
              </w:rPr>
            </w:pPr>
          </w:p>
        </w:tc>
      </w:tr>
      <w:tr w:rsidR="00E975A5" w:rsidRPr="001630EB" w14:paraId="1DD12817" w14:textId="77777777" w:rsidTr="00DF7759">
        <w:trPr>
          <w:trHeight w:val="486"/>
        </w:trPr>
        <w:tc>
          <w:tcPr>
            <w:tcW w:w="6184" w:type="dxa"/>
            <w:gridSpan w:val="11"/>
            <w:tcBorders>
              <w:top w:val="nil"/>
              <w:left w:val="nil"/>
              <w:bottom w:val="nil"/>
              <w:right w:val="nil"/>
            </w:tcBorders>
            <w:shd w:val="clear" w:color="auto" w:fill="auto"/>
            <w:vAlign w:val="bottom"/>
            <w:hideMark/>
          </w:tcPr>
          <w:p w14:paraId="53C3E912"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 xml:space="preserve">Note: </w:t>
            </w:r>
            <w:r w:rsidRPr="001630EB">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p>
        </w:tc>
      </w:tr>
    </w:tbl>
    <w:p w14:paraId="193FB5F7" w14:textId="77777777" w:rsidR="000F1F5E" w:rsidRPr="001630EB" w:rsidRDefault="000F1F5E" w:rsidP="000F1F5E">
      <w:pPr>
        <w:rPr>
          <w:rFonts w:ascii="Times New Roman" w:hAnsi="Times New Roman" w:cs="Times New Roman"/>
        </w:rPr>
      </w:pPr>
    </w:p>
    <w:p w14:paraId="3FEC7192" w14:textId="2BCB6EFB" w:rsidR="003678CE" w:rsidRPr="003678CE" w:rsidRDefault="009C0A2E" w:rsidP="003678CE">
      <w:pPr>
        <w:pStyle w:val="Heading3"/>
        <w:rPr>
          <w:rFonts w:ascii="Times New Roman" w:hAnsi="Times New Roman" w:cs="Times New Roman"/>
        </w:rPr>
      </w:pPr>
      <w:r w:rsidRPr="001630EB">
        <w:rPr>
          <w:rFonts w:ascii="Times New Roman" w:hAnsi="Times New Roman" w:cs="Times New Roman"/>
        </w:rPr>
        <w:t>Analysis</w:t>
      </w:r>
      <w:r w:rsidR="003678CE">
        <w:t xml:space="preserve"> </w:t>
      </w:r>
    </w:p>
    <w:p w14:paraId="17C98A73" w14:textId="1BE9F12E" w:rsidR="000E0B28" w:rsidRDefault="000E0B28" w:rsidP="003678CE">
      <w:pPr>
        <w:ind w:firstLine="720"/>
        <w:rPr>
          <w:rFonts w:ascii="Times New Roman" w:hAnsi="Times New Roman" w:cs="Times New Roman"/>
        </w:rPr>
      </w:pPr>
      <w:r w:rsidRPr="000E0B28">
        <w:rPr>
          <w:rFonts w:ascii="Times New Roman" w:hAnsi="Times New Roman" w:cs="Times New Roman"/>
        </w:rPr>
        <w:t>The intuition behind the analysis is that the perceived similarity between exemplars within one category should not differ from the perceived similarity within the other category. Similarly, perceived similarity within categor</w:t>
      </w:r>
      <w:r w:rsidR="007512F7">
        <w:rPr>
          <w:rFonts w:ascii="Times New Roman" w:hAnsi="Times New Roman" w:cs="Times New Roman"/>
        </w:rPr>
        <w:t>ies</w:t>
      </w:r>
      <w:r w:rsidRPr="000E0B28">
        <w:rPr>
          <w:rFonts w:ascii="Times New Roman" w:hAnsi="Times New Roman" w:cs="Times New Roman"/>
        </w:rPr>
        <w:t xml:space="preserve"> should not differ from the perceived similarity between categories. </w:t>
      </w:r>
      <w:r w:rsidR="007512F7">
        <w:rPr>
          <w:rFonts w:ascii="Times New Roman" w:hAnsi="Times New Roman" w:cs="Times New Roman"/>
        </w:rPr>
        <w:t xml:space="preserve">The perceived similarity </w:t>
      </w:r>
      <w:r w:rsidR="00B275FF">
        <w:rPr>
          <w:rFonts w:ascii="Times New Roman" w:hAnsi="Times New Roman" w:cs="Times New Roman"/>
        </w:rPr>
        <w:t xml:space="preserve">was obtained by the distance </w:t>
      </w:r>
      <w:r w:rsidR="005F4BEF">
        <w:rPr>
          <w:rFonts w:ascii="Times New Roman" w:hAnsi="Times New Roman" w:cs="Times New Roman"/>
        </w:rPr>
        <w:t xml:space="preserve">between each pair of exemplars in </w:t>
      </w:r>
      <w:r w:rsidRPr="000E0B28">
        <w:rPr>
          <w:rFonts w:ascii="Times New Roman" w:hAnsi="Times New Roman" w:cs="Times New Roman"/>
        </w:rPr>
        <w:t>in a 'psychological' space</w:t>
      </w:r>
      <w:r w:rsidR="005F4BEF">
        <w:rPr>
          <w:rFonts w:ascii="Times New Roman" w:hAnsi="Times New Roman" w:cs="Times New Roman"/>
        </w:rPr>
        <w:t xml:space="preserve"> (</w:t>
      </w:r>
      <w:r w:rsidRPr="000E0B28">
        <w:rPr>
          <w:rFonts w:ascii="Times New Roman" w:hAnsi="Times New Roman" w:cs="Times New Roman"/>
        </w:rPr>
        <w:t>describe below</w:t>
      </w:r>
      <w:r w:rsidR="005F4BEF">
        <w:rPr>
          <w:rFonts w:ascii="Times New Roman" w:hAnsi="Times New Roman" w:cs="Times New Roman"/>
        </w:rPr>
        <w:t>)</w:t>
      </w:r>
      <w:r w:rsidRPr="000E0B28">
        <w:rPr>
          <w:rFonts w:ascii="Times New Roman" w:hAnsi="Times New Roman" w:cs="Times New Roman"/>
        </w:rPr>
        <w:t>.</w:t>
      </w:r>
    </w:p>
    <w:p w14:paraId="4EC9EF4D" w14:textId="7282BFC6" w:rsidR="003464D0" w:rsidRDefault="003464D0" w:rsidP="0055205B">
      <w:pPr>
        <w:ind w:firstLine="720"/>
        <w:rPr>
          <w:rFonts w:ascii="Times New Roman" w:hAnsi="Times New Roman" w:cs="Times New Roman"/>
        </w:rPr>
      </w:pPr>
      <w:r w:rsidRPr="004951B1">
        <w:rPr>
          <w:rFonts w:ascii="Times New Roman" w:hAnsi="Times New Roman" w:cs="Times New Roman"/>
        </w:rPr>
        <w:t xml:space="preserve">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w:t>
      </w:r>
      <w:commentRangeStart w:id="808"/>
      <w:r w:rsidRPr="004951B1">
        <w:rPr>
          <w:rFonts w:ascii="Times New Roman" w:hAnsi="Times New Roman" w:cs="Times New Roman"/>
        </w:rPr>
        <w:t>Multidimensional Scaling with 2 dimensions (</w:t>
      </w:r>
      <w:r w:rsidRPr="003464D0">
        <w:rPr>
          <w:rFonts w:ascii="Times New Roman" w:hAnsi="Times New Roman" w:cs="Times New Roman"/>
          <w:i/>
          <w:iCs/>
        </w:rPr>
        <w:t>k</w:t>
      </w:r>
      <w:r w:rsidRPr="004951B1">
        <w:rPr>
          <w:rFonts w:ascii="Times New Roman" w:hAnsi="Times New Roman" w:cs="Times New Roman"/>
        </w:rPr>
        <w:t>).</w:t>
      </w:r>
      <w:commentRangeEnd w:id="808"/>
      <w:r w:rsidR="002221D3">
        <w:rPr>
          <w:rStyle w:val="CommentReference"/>
        </w:rPr>
        <w:commentReference w:id="808"/>
      </w:r>
      <w:r w:rsidRPr="004951B1">
        <w:rPr>
          <w:rFonts w:ascii="Times New Roman" w:hAnsi="Times New Roman" w:cs="Times New Roman"/>
        </w:rPr>
        <w:t xml:space="preserve"> This provided us with 2 coordinates in </w:t>
      </w:r>
      <w:r>
        <w:rPr>
          <w:rFonts w:ascii="Times New Roman" w:hAnsi="Times New Roman" w:cs="Times New Roman"/>
        </w:rPr>
        <w:t>“</w:t>
      </w:r>
      <w:r w:rsidRPr="004951B1">
        <w:rPr>
          <w:rFonts w:ascii="Times New Roman" w:hAnsi="Times New Roman" w:cs="Times New Roman"/>
        </w:rPr>
        <w:t>psychological</w:t>
      </w:r>
      <w:r>
        <w:rPr>
          <w:rFonts w:ascii="Times New Roman" w:hAnsi="Times New Roman" w:cs="Times New Roman"/>
        </w:rPr>
        <w:t>”</w:t>
      </w:r>
      <w:r w:rsidRPr="004951B1">
        <w:rPr>
          <w:rFonts w:ascii="Times New Roman" w:hAnsi="Times New Roman" w:cs="Times New Roman"/>
        </w:rPr>
        <w:t xml:space="preserve"> space for each exemplar. This procedure was repeated for each task and each participant. We then used the Euclidean distance to compare each exemplar against the others in the </w:t>
      </w:r>
      <w:r>
        <w:rPr>
          <w:rFonts w:ascii="Times New Roman" w:hAnsi="Times New Roman" w:cs="Times New Roman"/>
        </w:rPr>
        <w:t xml:space="preserve">same </w:t>
      </w:r>
      <w:r w:rsidRPr="004951B1">
        <w:rPr>
          <w:rFonts w:ascii="Times New Roman" w:hAnsi="Times New Roman" w:cs="Times New Roman"/>
        </w:rPr>
        <w:t xml:space="preserve">space. </w:t>
      </w:r>
      <w:commentRangeStart w:id="809"/>
      <w:r w:rsidRPr="004951B1">
        <w:rPr>
          <w:rFonts w:ascii="Times New Roman" w:hAnsi="Times New Roman" w:cs="Times New Roman"/>
        </w:rPr>
        <w:t>For each participant, this yielded 28 distances, resulting from the combination of 2 elements in a set of 8.</w:t>
      </w:r>
      <w:commentRangeEnd w:id="809"/>
      <w:r w:rsidR="002A351F">
        <w:rPr>
          <w:rStyle w:val="CommentReference"/>
        </w:rPr>
        <w:commentReference w:id="809"/>
      </w:r>
    </w:p>
    <w:p w14:paraId="36EC186F" w14:textId="4FFB42ED" w:rsidR="004951B1" w:rsidRPr="0055205B" w:rsidRDefault="004951B1" w:rsidP="0055205B">
      <w:pPr>
        <w:ind w:firstLine="720"/>
        <w:rPr>
          <w:rFonts w:ascii="Times New Roman" w:hAnsi="Times New Roman" w:cs="Times New Roman"/>
        </w:rPr>
      </w:pPr>
      <w:r w:rsidRPr="004951B1">
        <w:rPr>
          <w:rFonts w:ascii="Times New Roman" w:hAnsi="Times New Roman" w:cs="Times New Roman"/>
        </w:rPr>
        <w:t>We conducted two relevant comparisons: (1) two categories, comparing exemplars A to D versus exemplars E to H; and (2) between-category versus within-category distances. As the distance distributions did not pass the Shapiro-Wilk test for normality, we used the Wilcoxon rank-sum test with continuity correction for the comparisons. The Type I error rate, alpha, was set to 0.05.</w:t>
      </w:r>
      <w:del w:id="810" w:author="Andrew Delamater" w:date="2025-06-24T18:26:00Z" w16du:dateUtc="2025-06-24T22:26:00Z">
        <w:r w:rsidRPr="004951B1" w:rsidDel="002221D3">
          <w:rPr>
            <w:rFonts w:ascii="Times New Roman" w:hAnsi="Times New Roman" w:cs="Times New Roman"/>
          </w:rPr>
          <w:delText>"</w:delText>
        </w:r>
      </w:del>
    </w:p>
    <w:p w14:paraId="64810ED3" w14:textId="2363624A" w:rsidR="00E22836" w:rsidRDefault="00E22836" w:rsidP="00E22836">
      <w:pPr>
        <w:pStyle w:val="Heading2"/>
        <w:rPr>
          <w:rFonts w:ascii="Times New Roman" w:hAnsi="Times New Roman" w:cs="Times New Roman"/>
        </w:rPr>
      </w:pPr>
      <w:r w:rsidRPr="001630EB">
        <w:rPr>
          <w:rFonts w:ascii="Times New Roman" w:hAnsi="Times New Roman" w:cs="Times New Roman"/>
        </w:rPr>
        <w:t>Results</w:t>
      </w:r>
      <w:r w:rsidR="00196D27">
        <w:rPr>
          <w:rFonts w:ascii="Times New Roman" w:hAnsi="Times New Roman" w:cs="Times New Roman"/>
        </w:rPr>
        <w:t xml:space="preserve"> &amp; Discussion</w:t>
      </w:r>
    </w:p>
    <w:p w14:paraId="42D79B2D" w14:textId="77777777" w:rsidR="00196D27" w:rsidRDefault="00103F94" w:rsidP="00DF26CA">
      <w:pPr>
        <w:rPr>
          <w:rFonts w:ascii="Times New Roman" w:eastAsiaTheme="minorEastAsia" w:hAnsi="Times New Roman" w:cs="Times New Roman"/>
        </w:rPr>
      </w:pPr>
      <w:r w:rsidRPr="00103F94">
        <w:rPr>
          <w:rFonts w:ascii="Times New Roman" w:hAnsi="Times New Roman" w:cs="Times New Roman"/>
        </w:rPr>
        <w:tab/>
        <w:t xml:space="preserve">The distances between exemplars are shown in </w:t>
      </w:r>
      <w:r w:rsidRPr="0055205B">
        <w:rPr>
          <w:rFonts w:ascii="Times New Roman" w:hAnsi="Times New Roman" w:cs="Times New Roman"/>
          <w:b/>
          <w:bCs/>
        </w:rPr>
        <w:t>Figure 5</w:t>
      </w:r>
      <w:r w:rsidR="0055205B">
        <w:rPr>
          <w:rFonts w:ascii="Times New Roman" w:hAnsi="Times New Roman" w:cs="Times New Roman"/>
        </w:rPr>
        <w:t xml:space="preserve">. </w:t>
      </w:r>
      <w:commentRangeStart w:id="811"/>
      <w:r w:rsidR="0055205B">
        <w:rPr>
          <w:rFonts w:ascii="Times New Roman" w:hAnsi="Times New Roman" w:cs="Times New Roman"/>
        </w:rPr>
        <w:t>We did not find any differences between category that used exemplars A to D and the category that used exemplars E to H for t</w:t>
      </w:r>
      <w:r w:rsidR="00C37192">
        <w:rPr>
          <w:rFonts w:ascii="Times New Roman" w:hAnsi="Times New Roman" w:cs="Times New Roman"/>
        </w:rPr>
        <w:t xml:space="preserve">ask 1, </w:t>
      </w:r>
      <m:oMath>
        <m:r>
          <w:rPr>
            <w:rFonts w:ascii="Cambria Math" w:hAnsi="Cambria Math" w:cs="Times New Roman"/>
          </w:rPr>
          <m:t>W=4089, p=.178</m:t>
        </m:r>
      </m:oMath>
      <w:r w:rsidR="00E36D43">
        <w:rPr>
          <w:rFonts w:ascii="Times New Roman" w:eastAsiaTheme="minorEastAsia" w:hAnsi="Times New Roman" w:cs="Times New Roman"/>
        </w:rPr>
        <w:t xml:space="preserve"> (</w:t>
      </w:r>
      <w:r w:rsidR="00E36D43" w:rsidRPr="00E36D43">
        <w:rPr>
          <w:rFonts w:ascii="Times New Roman" w:eastAsiaTheme="minorEastAsia" w:hAnsi="Times New Roman" w:cs="Times New Roman"/>
          <w:b/>
          <w:bCs/>
        </w:rPr>
        <w:t>Figure 5</w:t>
      </w:r>
      <w:r w:rsidR="00E36D43">
        <w:rPr>
          <w:rFonts w:ascii="Times New Roman" w:eastAsiaTheme="minorEastAsia" w:hAnsi="Times New Roman" w:cs="Times New Roman"/>
          <w:b/>
          <w:bCs/>
        </w:rPr>
        <w:t>A</w:t>
      </w:r>
      <w:r w:rsidR="00E36D43">
        <w:rPr>
          <w:rFonts w:ascii="Times New Roman" w:eastAsiaTheme="minorEastAsia" w:hAnsi="Times New Roman" w:cs="Times New Roman"/>
        </w:rPr>
        <w:t>)</w:t>
      </w:r>
      <w:r w:rsidR="00ED65AE">
        <w:rPr>
          <w:rFonts w:ascii="Times New Roman" w:eastAsiaTheme="minorEastAsia" w:hAnsi="Times New Roman" w:cs="Times New Roman"/>
        </w:rPr>
        <w:t xml:space="preserve">, nor for task 2, </w:t>
      </w:r>
      <m:oMath>
        <m:r>
          <w:rPr>
            <w:rFonts w:ascii="Cambria Math" w:hAnsi="Cambria Math" w:cs="Times New Roman"/>
          </w:rPr>
          <m:t>W=5351, p=.0538</m:t>
        </m:r>
      </m:oMath>
      <w:r w:rsidR="00E36D43">
        <w:rPr>
          <w:rFonts w:ascii="Times New Roman" w:eastAsiaTheme="minorEastAsia" w:hAnsi="Times New Roman" w:cs="Times New Roman"/>
        </w:rPr>
        <w:t xml:space="preserve"> (</w:t>
      </w:r>
      <w:r w:rsidR="00E36D43" w:rsidRPr="00E36D43">
        <w:rPr>
          <w:rFonts w:ascii="Times New Roman" w:eastAsiaTheme="minorEastAsia" w:hAnsi="Times New Roman" w:cs="Times New Roman"/>
          <w:b/>
          <w:bCs/>
        </w:rPr>
        <w:t>Figure 5B</w:t>
      </w:r>
      <w:r w:rsidR="00E36D43">
        <w:rPr>
          <w:rFonts w:ascii="Times New Roman" w:eastAsiaTheme="minorEastAsia" w:hAnsi="Times New Roman" w:cs="Times New Roman"/>
        </w:rPr>
        <w:t>)</w:t>
      </w:r>
      <w:r w:rsidR="00ED65AE">
        <w:rPr>
          <w:rFonts w:ascii="Times New Roman" w:eastAsiaTheme="minorEastAsia" w:hAnsi="Times New Roman" w:cs="Times New Roman"/>
        </w:rPr>
        <w:t>.</w:t>
      </w:r>
      <w:r w:rsidR="00A368B2">
        <w:rPr>
          <w:rFonts w:ascii="Times New Roman" w:eastAsiaTheme="minorEastAsia" w:hAnsi="Times New Roman" w:cs="Times New Roman"/>
        </w:rPr>
        <w:t xml:space="preserve"> </w:t>
      </w:r>
      <w:commentRangeEnd w:id="811"/>
      <w:r w:rsidR="002A351F">
        <w:rPr>
          <w:rStyle w:val="CommentReference"/>
        </w:rPr>
        <w:commentReference w:id="811"/>
      </w:r>
      <w:r w:rsidR="00A368B2">
        <w:rPr>
          <w:rFonts w:ascii="Times New Roman" w:eastAsiaTheme="minorEastAsia" w:hAnsi="Times New Roman" w:cs="Times New Roman"/>
        </w:rPr>
        <w:t xml:space="preserve">In addition, we </w:t>
      </w:r>
      <w:r w:rsidR="00A368B2">
        <w:rPr>
          <w:rFonts w:ascii="Times New Roman" w:hAnsi="Times New Roman" w:cs="Times New Roman"/>
        </w:rPr>
        <w:t xml:space="preserve">found no </w:t>
      </w:r>
      <w:r w:rsidR="0055205B">
        <w:rPr>
          <w:rFonts w:ascii="Times New Roman" w:hAnsi="Times New Roman" w:cs="Times New Roman"/>
        </w:rPr>
        <w:t xml:space="preserve">differences </w:t>
      </w:r>
      <w:r w:rsidR="00EF1B1C">
        <w:rPr>
          <w:rFonts w:ascii="Times New Roman" w:hAnsi="Times New Roman" w:cs="Times New Roman"/>
        </w:rPr>
        <w:t xml:space="preserve">between </w:t>
      </w:r>
      <w:r w:rsidR="00A368B2">
        <w:rPr>
          <w:rFonts w:ascii="Times New Roman" w:hAnsi="Times New Roman" w:cs="Times New Roman"/>
        </w:rPr>
        <w:t>distances within categories</w:t>
      </w:r>
      <w:r w:rsidR="00EF1B1C">
        <w:rPr>
          <w:rFonts w:ascii="Times New Roman" w:hAnsi="Times New Roman" w:cs="Times New Roman"/>
        </w:rPr>
        <w:t xml:space="preserve"> versus exemplars distances between categories for task 1, </w:t>
      </w:r>
      <m:oMath>
        <m:r>
          <w:rPr>
            <w:rFonts w:ascii="Cambria Math" w:hAnsi="Cambria Math" w:cs="Times New Roman"/>
          </w:rPr>
          <m:t>W=25659, p=.425</m:t>
        </m:r>
      </m:oMath>
      <w:r w:rsidR="00F45C31">
        <w:rPr>
          <w:rFonts w:ascii="Times New Roman" w:eastAsiaTheme="minorEastAsia" w:hAnsi="Times New Roman" w:cs="Times New Roman"/>
        </w:rPr>
        <w:t xml:space="preserve"> </w:t>
      </w:r>
      <w:r w:rsidR="00EF1B1C">
        <w:rPr>
          <w:rFonts w:ascii="Times New Roman" w:eastAsiaTheme="minorEastAsia" w:hAnsi="Times New Roman" w:cs="Times New Roman"/>
        </w:rPr>
        <w:t>(</w:t>
      </w:r>
      <w:r w:rsidR="00EF1B1C" w:rsidRPr="00E36D43">
        <w:rPr>
          <w:rFonts w:ascii="Times New Roman" w:eastAsiaTheme="minorEastAsia" w:hAnsi="Times New Roman" w:cs="Times New Roman"/>
          <w:b/>
          <w:bCs/>
        </w:rPr>
        <w:t>Figure 5</w:t>
      </w:r>
      <w:r w:rsidR="00EF1B1C">
        <w:rPr>
          <w:rFonts w:ascii="Times New Roman" w:eastAsiaTheme="minorEastAsia" w:hAnsi="Times New Roman" w:cs="Times New Roman"/>
          <w:b/>
          <w:bCs/>
        </w:rPr>
        <w:t>C</w:t>
      </w:r>
      <w:r w:rsidR="00EF1B1C">
        <w:rPr>
          <w:rFonts w:ascii="Times New Roman" w:eastAsiaTheme="minorEastAsia" w:hAnsi="Times New Roman" w:cs="Times New Roman"/>
        </w:rPr>
        <w:t>), nor for task 2,</w:t>
      </w:r>
      <w:r w:rsidR="00F118B9">
        <w:rPr>
          <w:rFonts w:ascii="Times New Roman" w:eastAsiaTheme="minorEastAsia" w:hAnsi="Times New Roman" w:cs="Times New Roman"/>
        </w:rPr>
        <w:t xml:space="preserve"> </w:t>
      </w:r>
      <m:oMath>
        <m:r>
          <w:rPr>
            <w:rFonts w:ascii="Cambria Math" w:hAnsi="Cambria Math" w:cs="Times New Roman"/>
          </w:rPr>
          <m:t>W=24934, p=.792</m:t>
        </m:r>
      </m:oMath>
      <w:r w:rsidR="00EF1B1C">
        <w:rPr>
          <w:rFonts w:ascii="Times New Roman" w:eastAsiaTheme="minorEastAsia" w:hAnsi="Times New Roman" w:cs="Times New Roman"/>
        </w:rPr>
        <w:t xml:space="preserve"> (</w:t>
      </w:r>
      <w:r w:rsidR="00EF1B1C" w:rsidRPr="00E36D43">
        <w:rPr>
          <w:rFonts w:ascii="Times New Roman" w:eastAsiaTheme="minorEastAsia" w:hAnsi="Times New Roman" w:cs="Times New Roman"/>
          <w:b/>
          <w:bCs/>
        </w:rPr>
        <w:t>Figure 5</w:t>
      </w:r>
      <w:r w:rsidR="00EF1B1C">
        <w:rPr>
          <w:rFonts w:ascii="Times New Roman" w:eastAsiaTheme="minorEastAsia" w:hAnsi="Times New Roman" w:cs="Times New Roman"/>
          <w:b/>
          <w:bCs/>
        </w:rPr>
        <w:t>D</w:t>
      </w:r>
      <w:r w:rsidR="00EF1B1C">
        <w:rPr>
          <w:rFonts w:ascii="Times New Roman" w:eastAsiaTheme="minorEastAsia" w:hAnsi="Times New Roman" w:cs="Times New Roman"/>
        </w:rPr>
        <w:t>).</w:t>
      </w:r>
      <w:r w:rsidR="00196D27">
        <w:rPr>
          <w:rFonts w:ascii="Times New Roman" w:eastAsiaTheme="minorEastAsia" w:hAnsi="Times New Roman" w:cs="Times New Roman"/>
        </w:rPr>
        <w:t xml:space="preserve"> </w:t>
      </w:r>
    </w:p>
    <w:p w14:paraId="33829C71" w14:textId="0E4D5391" w:rsidR="00DF26CA" w:rsidRPr="00103F94" w:rsidRDefault="00196D27" w:rsidP="00CF30D1">
      <w:pPr>
        <w:ind w:firstLine="720"/>
        <w:rPr>
          <w:rFonts w:ascii="Times New Roman" w:hAnsi="Times New Roman" w:cs="Times New Roman"/>
        </w:rPr>
      </w:pPr>
      <w:r>
        <w:rPr>
          <w:rFonts w:ascii="Times New Roman" w:eastAsiaTheme="minorEastAsia" w:hAnsi="Times New Roman" w:cs="Times New Roman"/>
        </w:rPr>
        <w:t xml:space="preserve">These results suggest that </w:t>
      </w:r>
      <w:r w:rsidR="00FA238A">
        <w:rPr>
          <w:rFonts w:ascii="Times New Roman" w:eastAsiaTheme="minorEastAsia" w:hAnsi="Times New Roman" w:cs="Times New Roman"/>
        </w:rPr>
        <w:t xml:space="preserve">participants did not perceive one </w:t>
      </w:r>
      <w:ins w:id="812" w:author="Andrew Delamater" w:date="2025-06-24T18:31:00Z" w16du:dateUtc="2025-06-24T22:31:00Z">
        <w:r w:rsidR="002A351F">
          <w:rPr>
            <w:rFonts w:ascii="Times New Roman" w:eastAsiaTheme="minorEastAsia" w:hAnsi="Times New Roman" w:cs="Times New Roman"/>
          </w:rPr>
          <w:t xml:space="preserve">set of </w:t>
        </w:r>
      </w:ins>
      <w:r w:rsidR="00FA238A">
        <w:rPr>
          <w:rFonts w:ascii="Times New Roman" w:eastAsiaTheme="minorEastAsia" w:hAnsi="Times New Roman" w:cs="Times New Roman"/>
        </w:rPr>
        <w:t>category</w:t>
      </w:r>
      <w:ins w:id="813" w:author="Andrew Delamater" w:date="2025-06-24T18:31:00Z" w16du:dateUtc="2025-06-24T22:31:00Z">
        <w:r w:rsidR="002A351F">
          <w:rPr>
            <w:rFonts w:ascii="Times New Roman" w:eastAsiaTheme="minorEastAsia" w:hAnsi="Times New Roman" w:cs="Times New Roman"/>
          </w:rPr>
          <w:t xml:space="preserve"> exemplars</w:t>
        </w:r>
      </w:ins>
      <w:r w:rsidR="00FA238A">
        <w:rPr>
          <w:rFonts w:ascii="Times New Roman" w:eastAsiaTheme="minorEastAsia" w:hAnsi="Times New Roman" w:cs="Times New Roman"/>
        </w:rPr>
        <w:t xml:space="preserve"> </w:t>
      </w:r>
      <w:ins w:id="814" w:author="Andrew Delamater" w:date="2025-06-24T18:31:00Z" w16du:dateUtc="2025-06-24T22:31:00Z">
        <w:r w:rsidR="002A351F">
          <w:rPr>
            <w:rFonts w:ascii="Times New Roman" w:eastAsiaTheme="minorEastAsia" w:hAnsi="Times New Roman" w:cs="Times New Roman"/>
          </w:rPr>
          <w:t xml:space="preserve">as </w:t>
        </w:r>
      </w:ins>
      <w:r w:rsidR="00FA238A">
        <w:rPr>
          <w:rFonts w:ascii="Times New Roman" w:eastAsiaTheme="minorEastAsia" w:hAnsi="Times New Roman" w:cs="Times New Roman"/>
        </w:rPr>
        <w:t xml:space="preserve">more alike than the other. This provides evidence that the effects observed in Experiment 1b are not due to </w:t>
      </w:r>
      <w:r w:rsidR="00E96BB1">
        <w:rPr>
          <w:rFonts w:ascii="Times New Roman" w:eastAsiaTheme="minorEastAsia" w:hAnsi="Times New Roman" w:cs="Times New Roman"/>
        </w:rPr>
        <w:t>perceptual resemblance of the exemplars but due to the underlying learning of those categories.</w:t>
      </w:r>
    </w:p>
    <w:p w14:paraId="4A3D59C2" w14:textId="2EA93FAB" w:rsidR="00103F94" w:rsidRDefault="00103F94">
      <w:r>
        <w:lastRenderedPageBreak/>
        <w:br w:type="page"/>
      </w:r>
    </w:p>
    <w:p w14:paraId="1D6D5807" w14:textId="004DD41C" w:rsidR="000436A0" w:rsidRPr="001630EB" w:rsidRDefault="00CF30D1" w:rsidP="000436A0">
      <w:pPr>
        <w:rPr>
          <w:rFonts w:ascii="Times New Roman" w:hAnsi="Times New Roman" w:cs="Times New Roman"/>
        </w:rPr>
      </w:pPr>
      <w:r w:rsidRPr="00CF30D1">
        <w:rPr>
          <w:rFonts w:ascii="Times New Roman" w:hAnsi="Times New Roman" w:cs="Times New Roman"/>
          <w:noProof/>
        </w:rPr>
        <w:lastRenderedPageBreak/>
        <w:drawing>
          <wp:inline distT="0" distB="0" distL="0" distR="0" wp14:anchorId="44CEE1DB" wp14:editId="09052459">
            <wp:extent cx="5731510" cy="5226050"/>
            <wp:effectExtent l="0" t="0" r="2540" b="0"/>
            <wp:docPr id="1127609596" name="Picture 1" descr="A group of graphs showing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596" name="Picture 1" descr="A group of graphs showing different types of objects&#10;&#10;AI-generated content may be incorrect."/>
                    <pic:cNvPicPr/>
                  </pic:nvPicPr>
                  <pic:blipFill>
                    <a:blip r:embed="rId27"/>
                    <a:stretch>
                      <a:fillRect/>
                    </a:stretch>
                  </pic:blipFill>
                  <pic:spPr>
                    <a:xfrm>
                      <a:off x="0" y="0"/>
                      <a:ext cx="5731510" cy="5226050"/>
                    </a:xfrm>
                    <a:prstGeom prst="rect">
                      <a:avLst/>
                    </a:prstGeom>
                  </pic:spPr>
                </pic:pic>
              </a:graphicData>
            </a:graphic>
          </wp:inline>
        </w:drawing>
      </w:r>
    </w:p>
    <w:p w14:paraId="3EADC8E5" w14:textId="77777777" w:rsidR="001466D2" w:rsidRDefault="00D301F4" w:rsidP="00D301F4">
      <w:pPr>
        <w:ind w:left="720"/>
        <w:rPr>
          <w:rFonts w:ascii="Times New Roman" w:hAnsi="Times New Roman" w:cs="Times New Roman"/>
          <w:i/>
          <w:iCs/>
        </w:rPr>
      </w:pPr>
      <w:r w:rsidRPr="001630EB">
        <w:rPr>
          <w:rFonts w:ascii="Times New Roman" w:hAnsi="Times New Roman" w:cs="Times New Roman"/>
          <w:b/>
          <w:bCs/>
        </w:rPr>
        <w:t xml:space="preserve">Figure </w:t>
      </w:r>
      <w:r>
        <w:rPr>
          <w:rFonts w:ascii="Times New Roman" w:hAnsi="Times New Roman" w:cs="Times New Roman"/>
          <w:b/>
          <w:bCs/>
        </w:rPr>
        <w:t>5</w:t>
      </w:r>
      <w:r w:rsidRPr="001630EB">
        <w:rPr>
          <w:rFonts w:ascii="Times New Roman" w:hAnsi="Times New Roman" w:cs="Times New Roman"/>
        </w:rPr>
        <w:t xml:space="preserve">. </w:t>
      </w:r>
      <w:r w:rsidR="00737BD9" w:rsidRPr="00737BD9">
        <w:rPr>
          <w:rFonts w:ascii="Times New Roman" w:hAnsi="Times New Roman" w:cs="Times New Roman"/>
          <w:i/>
          <w:iCs/>
        </w:rPr>
        <w:t xml:space="preserve">Category Similarity </w:t>
      </w:r>
      <w:r w:rsidR="001466D2">
        <w:rPr>
          <w:rFonts w:ascii="Times New Roman" w:hAnsi="Times New Roman" w:cs="Times New Roman"/>
          <w:i/>
          <w:iCs/>
        </w:rPr>
        <w:t>A</w:t>
      </w:r>
      <w:r w:rsidR="00737BD9" w:rsidRPr="00737BD9">
        <w:rPr>
          <w:rFonts w:ascii="Times New Roman" w:hAnsi="Times New Roman" w:cs="Times New Roman"/>
          <w:i/>
          <w:iCs/>
        </w:rPr>
        <w:t>nalysis.</w:t>
      </w:r>
      <w:r w:rsidR="00737BD9">
        <w:rPr>
          <w:rFonts w:ascii="Times New Roman" w:hAnsi="Times New Roman" w:cs="Times New Roman"/>
        </w:rPr>
        <w:t xml:space="preserve"> </w:t>
      </w:r>
      <w:r w:rsidRPr="00AA104B">
        <w:rPr>
          <w:rFonts w:ascii="Times New Roman" w:hAnsi="Times New Roman" w:cs="Times New Roman"/>
          <w:i/>
          <w:iCs/>
        </w:rPr>
        <w:t>Left panels</w:t>
      </w:r>
      <w:r w:rsidR="00737BD9">
        <w:rPr>
          <w:rFonts w:ascii="Times New Roman" w:hAnsi="Times New Roman" w:cs="Times New Roman"/>
          <w:i/>
          <w:iCs/>
        </w:rPr>
        <w:t xml:space="preserve"> (</w:t>
      </w:r>
      <w:r w:rsidR="00737BD9" w:rsidRPr="00737BD9">
        <w:rPr>
          <w:rFonts w:ascii="Times New Roman" w:hAnsi="Times New Roman" w:cs="Times New Roman"/>
          <w:b/>
          <w:i/>
          <w:iCs/>
        </w:rPr>
        <w:t>A</w:t>
      </w:r>
      <w:r w:rsidR="00737BD9">
        <w:rPr>
          <w:rFonts w:ascii="Times New Roman" w:hAnsi="Times New Roman" w:cs="Times New Roman"/>
          <w:i/>
          <w:iCs/>
        </w:rPr>
        <w:t xml:space="preserve"> and </w:t>
      </w:r>
      <w:r w:rsidR="00737BD9" w:rsidRPr="00737BD9">
        <w:rPr>
          <w:rFonts w:ascii="Times New Roman" w:hAnsi="Times New Roman" w:cs="Times New Roman"/>
          <w:b/>
          <w:bCs/>
          <w:i/>
          <w:iCs/>
        </w:rPr>
        <w:t>C</w:t>
      </w:r>
      <w:r w:rsidR="00737BD9">
        <w:rPr>
          <w:rFonts w:ascii="Times New Roman" w:hAnsi="Times New Roman" w:cs="Times New Roman"/>
          <w:i/>
          <w:iCs/>
        </w:rPr>
        <w:t>)</w:t>
      </w:r>
      <w:r w:rsidRPr="00AA104B">
        <w:rPr>
          <w:rFonts w:ascii="Times New Roman" w:hAnsi="Times New Roman" w:cs="Times New Roman"/>
          <w:i/>
          <w:iCs/>
        </w:rPr>
        <w:t xml:space="preserve"> </w:t>
      </w:r>
      <w:r w:rsidR="00737BD9">
        <w:rPr>
          <w:rFonts w:ascii="Times New Roman" w:hAnsi="Times New Roman" w:cs="Times New Roman"/>
          <w:i/>
          <w:iCs/>
        </w:rPr>
        <w:t xml:space="preserve">represent </w:t>
      </w:r>
      <w:r w:rsidR="001466D2">
        <w:rPr>
          <w:rFonts w:ascii="Times New Roman" w:hAnsi="Times New Roman" w:cs="Times New Roman"/>
          <w:i/>
          <w:iCs/>
        </w:rPr>
        <w:t xml:space="preserve">Experiment 1a results for the </w:t>
      </w:r>
      <w:r w:rsidR="00737BD9">
        <w:rPr>
          <w:rFonts w:ascii="Times New Roman" w:hAnsi="Times New Roman" w:cs="Times New Roman"/>
          <w:i/>
          <w:iCs/>
        </w:rPr>
        <w:t xml:space="preserve">exemplars </w:t>
      </w:r>
      <w:r w:rsidR="001466D2">
        <w:rPr>
          <w:rFonts w:ascii="Times New Roman" w:hAnsi="Times New Roman" w:cs="Times New Roman"/>
          <w:i/>
          <w:iCs/>
        </w:rPr>
        <w:t xml:space="preserve">used in </w:t>
      </w:r>
      <w:r w:rsidR="00737BD9">
        <w:rPr>
          <w:rFonts w:ascii="Times New Roman" w:hAnsi="Times New Roman" w:cs="Times New Roman"/>
          <w:i/>
          <w:iCs/>
        </w:rPr>
        <w:t>Task 1 (could be either total or partial, they were counterbalanced)</w:t>
      </w:r>
      <w:r w:rsidRPr="00AA104B">
        <w:rPr>
          <w:rFonts w:ascii="Times New Roman" w:hAnsi="Times New Roman" w:cs="Times New Roman"/>
          <w:i/>
          <w:iCs/>
        </w:rPr>
        <w:t xml:space="preserve">, </w:t>
      </w:r>
      <w:r w:rsidR="001466D2">
        <w:rPr>
          <w:rFonts w:ascii="Times New Roman" w:hAnsi="Times New Roman" w:cs="Times New Roman"/>
          <w:i/>
          <w:iCs/>
        </w:rPr>
        <w:t xml:space="preserve">and the </w:t>
      </w:r>
      <w:r w:rsidRPr="00AA104B">
        <w:rPr>
          <w:rFonts w:ascii="Times New Roman" w:hAnsi="Times New Roman" w:cs="Times New Roman"/>
          <w:i/>
          <w:iCs/>
        </w:rPr>
        <w:t>right panels</w:t>
      </w:r>
      <w:r w:rsidR="001466D2">
        <w:rPr>
          <w:rFonts w:ascii="Times New Roman" w:hAnsi="Times New Roman" w:cs="Times New Roman"/>
          <w:i/>
          <w:iCs/>
        </w:rPr>
        <w:t xml:space="preserve"> (</w:t>
      </w:r>
      <w:r w:rsidR="001466D2" w:rsidRPr="001466D2">
        <w:rPr>
          <w:rFonts w:ascii="Times New Roman" w:hAnsi="Times New Roman" w:cs="Times New Roman"/>
          <w:b/>
          <w:bCs/>
          <w:i/>
          <w:iCs/>
        </w:rPr>
        <w:t>B</w:t>
      </w:r>
      <w:r w:rsidR="001466D2">
        <w:rPr>
          <w:rFonts w:ascii="Times New Roman" w:hAnsi="Times New Roman" w:cs="Times New Roman"/>
          <w:i/>
          <w:iCs/>
        </w:rPr>
        <w:t xml:space="preserve"> and </w:t>
      </w:r>
      <w:r w:rsidR="001466D2" w:rsidRPr="001466D2">
        <w:rPr>
          <w:rFonts w:ascii="Times New Roman" w:hAnsi="Times New Roman" w:cs="Times New Roman"/>
          <w:b/>
          <w:bCs/>
          <w:i/>
          <w:iCs/>
        </w:rPr>
        <w:t>D</w:t>
      </w:r>
      <w:r w:rsidR="001466D2">
        <w:rPr>
          <w:rFonts w:ascii="Times New Roman" w:hAnsi="Times New Roman" w:cs="Times New Roman"/>
          <w:i/>
          <w:iCs/>
        </w:rPr>
        <w:t>)</w:t>
      </w:r>
      <w:r w:rsidRPr="00AA104B">
        <w:rPr>
          <w:rFonts w:ascii="Times New Roman" w:hAnsi="Times New Roman" w:cs="Times New Roman"/>
          <w:i/>
          <w:iCs/>
        </w:rPr>
        <w:t xml:space="preserve"> Experiment </w:t>
      </w:r>
      <w:r>
        <w:rPr>
          <w:rFonts w:ascii="Times New Roman" w:hAnsi="Times New Roman" w:cs="Times New Roman"/>
          <w:i/>
          <w:iCs/>
        </w:rPr>
        <w:t>1b</w:t>
      </w:r>
      <w:r w:rsidRPr="00AA104B">
        <w:rPr>
          <w:rFonts w:ascii="Times New Roman" w:hAnsi="Times New Roman" w:cs="Times New Roman"/>
          <w:i/>
          <w:iCs/>
        </w:rPr>
        <w:t xml:space="preserve">. </w:t>
      </w:r>
    </w:p>
    <w:p w14:paraId="3E4C658D" w14:textId="77777777" w:rsidR="001466D2" w:rsidRDefault="001466D2">
      <w:pPr>
        <w:rPr>
          <w:rFonts w:ascii="Times New Roman" w:hAnsi="Times New Roman" w:cs="Times New Roman"/>
          <w:b/>
          <w:bCs/>
        </w:rPr>
      </w:pPr>
    </w:p>
    <w:p w14:paraId="2D17B243" w14:textId="468D85A2" w:rsidR="00390C7E" w:rsidRPr="00FC534C" w:rsidRDefault="00390C7E">
      <w:pPr>
        <w:rPr>
          <w:rFonts w:ascii="Times New Roman" w:hAnsi="Times New Roman" w:cs="Times New Roman"/>
          <w:b/>
          <w:bCs/>
        </w:rPr>
      </w:pPr>
      <w:r w:rsidRPr="00FC534C">
        <w:rPr>
          <w:rFonts w:ascii="Times New Roman" w:hAnsi="Times New Roman" w:cs="Times New Roman"/>
          <w:b/>
          <w:bCs/>
        </w:rPr>
        <w:br w:type="page"/>
      </w:r>
    </w:p>
    <w:p w14:paraId="67FD9263" w14:textId="6949288C" w:rsidR="00187CE9" w:rsidRPr="001630EB" w:rsidRDefault="00B678EA" w:rsidP="00DF7759">
      <w:pPr>
        <w:pStyle w:val="Heading1"/>
        <w:jc w:val="center"/>
        <w:rPr>
          <w:rFonts w:ascii="Times New Roman" w:hAnsi="Times New Roman" w:cs="Times New Roman"/>
        </w:rPr>
      </w:pPr>
      <w:r w:rsidRPr="001630EB">
        <w:rPr>
          <w:rFonts w:ascii="Times New Roman" w:hAnsi="Times New Roman" w:cs="Times New Roman"/>
        </w:rPr>
        <w:lastRenderedPageBreak/>
        <w:t xml:space="preserve">General </w:t>
      </w:r>
      <w:r w:rsidR="00187CE9" w:rsidRPr="001630EB">
        <w:rPr>
          <w:rFonts w:ascii="Times New Roman" w:hAnsi="Times New Roman" w:cs="Times New Roman"/>
        </w:rPr>
        <w:t>Discussion</w:t>
      </w:r>
    </w:p>
    <w:p w14:paraId="0942F66B" w14:textId="1613B9C8" w:rsidR="00EC1CBE" w:rsidRDefault="0043481F" w:rsidP="00363B85">
      <w:pPr>
        <w:ind w:firstLine="720"/>
        <w:rPr>
          <w:ins w:id="815" w:author="Andrew Delamater" w:date="2025-06-24T20:15:00Z" w16du:dateUtc="2025-06-25T00:15:00Z"/>
          <w:rFonts w:ascii="Times New Roman" w:hAnsi="Times New Roman" w:cs="Times New Roman"/>
        </w:rPr>
      </w:pPr>
      <w:ins w:id="816" w:author="Andrew Delamater" w:date="2025-06-24T19:58:00Z" w16du:dateUtc="2025-06-24T23:58:00Z">
        <w:r>
          <w:rPr>
            <w:rFonts w:ascii="Times New Roman" w:hAnsi="Times New Roman" w:cs="Times New Roman"/>
          </w:rPr>
          <w:t>The results of our experiments demonstrate that category learning</w:t>
        </w:r>
      </w:ins>
      <w:ins w:id="817" w:author="Andrew Delamater" w:date="2025-06-24T19:59:00Z" w16du:dateUtc="2025-06-24T23:59:00Z">
        <w:r>
          <w:rPr>
            <w:rFonts w:ascii="Times New Roman" w:hAnsi="Times New Roman" w:cs="Times New Roman"/>
          </w:rPr>
          <w:t xml:space="preserve"> results in a grouping process whereby the cognitive </w:t>
        </w:r>
      </w:ins>
      <w:ins w:id="818" w:author="Andrew Delamater" w:date="2025-06-24T20:00:00Z" w16du:dateUtc="2025-06-25T00:00:00Z">
        <w:r>
          <w:rPr>
            <w:rFonts w:ascii="Times New Roman" w:hAnsi="Times New Roman" w:cs="Times New Roman"/>
          </w:rPr>
          <w:t xml:space="preserve">machinery enhances the functional similarity among </w:t>
        </w:r>
      </w:ins>
      <w:ins w:id="819" w:author="Andrew Delamater" w:date="2025-06-24T19:59:00Z" w16du:dateUtc="2025-06-24T23:59:00Z">
        <w:r>
          <w:rPr>
            <w:rFonts w:ascii="Times New Roman" w:hAnsi="Times New Roman" w:cs="Times New Roman"/>
          </w:rPr>
          <w:t xml:space="preserve">exemplars within a category </w:t>
        </w:r>
      </w:ins>
      <w:ins w:id="820" w:author="Andrew Delamater" w:date="2025-06-24T20:00:00Z" w16du:dateUtc="2025-06-25T00:00:00Z">
        <w:r>
          <w:rPr>
            <w:rFonts w:ascii="Times New Roman" w:hAnsi="Times New Roman" w:cs="Times New Roman"/>
          </w:rPr>
          <w:t>and differentiates them from exemplars assigned to different categories. This effect is reminisc</w:t>
        </w:r>
      </w:ins>
      <w:ins w:id="821" w:author="Andrew Delamater" w:date="2025-06-24T20:01:00Z" w16du:dateUtc="2025-06-25T00:01:00Z">
        <w:r>
          <w:rPr>
            <w:rFonts w:ascii="Times New Roman" w:hAnsi="Times New Roman" w:cs="Times New Roman"/>
          </w:rPr>
          <w:t xml:space="preserve">ent of </w:t>
        </w:r>
      </w:ins>
      <w:ins w:id="822" w:author="Andrew Delamater" w:date="2025-06-24T20:13:00Z" w16du:dateUtc="2025-06-25T00:13:00Z">
        <w:r w:rsidR="00EC1CBE">
          <w:rPr>
            <w:rFonts w:ascii="Times New Roman" w:hAnsi="Times New Roman" w:cs="Times New Roman"/>
          </w:rPr>
          <w:t xml:space="preserve">so-called </w:t>
        </w:r>
      </w:ins>
      <w:ins w:id="823" w:author="Andrew Delamater" w:date="2025-06-24T20:01:00Z" w16du:dateUtc="2025-06-25T00:01:00Z">
        <w:r>
          <w:rPr>
            <w:rFonts w:ascii="Times New Roman" w:hAnsi="Times New Roman" w:cs="Times New Roman"/>
          </w:rPr>
          <w:t>acquired equivalence and distinctiveness of cue effects, common coding effects, and equivalence class effects investigated in the animal learning literature for so</w:t>
        </w:r>
      </w:ins>
      <w:ins w:id="824" w:author="Andrew Delamater" w:date="2025-06-24T20:02:00Z" w16du:dateUtc="2025-06-25T00:02:00Z">
        <w:r>
          <w:rPr>
            <w:rFonts w:ascii="Times New Roman" w:hAnsi="Times New Roman" w:cs="Times New Roman"/>
          </w:rPr>
          <w:t>me years</w:t>
        </w:r>
      </w:ins>
      <w:ins w:id="825" w:author="Andrew Delamater" w:date="2025-06-24T20:13:00Z" w16du:dateUtc="2025-06-25T00:13:00Z">
        <w:r w:rsidR="00EC1CBE">
          <w:rPr>
            <w:rFonts w:ascii="Times New Roman" w:hAnsi="Times New Roman" w:cs="Times New Roman"/>
          </w:rPr>
          <w:t xml:space="preserve"> (citations)</w:t>
        </w:r>
      </w:ins>
      <w:ins w:id="826" w:author="Andrew Delamater" w:date="2025-06-24T20:02:00Z" w16du:dateUtc="2025-06-25T00:02:00Z">
        <w:r>
          <w:rPr>
            <w:rFonts w:ascii="Times New Roman" w:hAnsi="Times New Roman" w:cs="Times New Roman"/>
          </w:rPr>
          <w:t xml:space="preserve">. We provided evidence for such an effect using a total/partial reversal learning paradigm in which </w:t>
        </w:r>
      </w:ins>
      <w:ins w:id="827" w:author="Andrew Delamater" w:date="2025-06-24T20:03:00Z" w16du:dateUtc="2025-06-25T00:03:00Z">
        <w:r>
          <w:rPr>
            <w:rFonts w:ascii="Times New Roman" w:hAnsi="Times New Roman" w:cs="Times New Roman"/>
          </w:rPr>
          <w:t>reversed exemplar-category assignments were not only learned more rapidly in a total than partial reversal task</w:t>
        </w:r>
      </w:ins>
      <w:ins w:id="828" w:author="Andrew Delamater" w:date="2025-06-24T20:13:00Z" w16du:dateUtc="2025-06-25T00:13:00Z">
        <w:r w:rsidR="00EC1CBE">
          <w:rPr>
            <w:rFonts w:ascii="Times New Roman" w:hAnsi="Times New Roman" w:cs="Times New Roman"/>
          </w:rPr>
          <w:t>,</w:t>
        </w:r>
      </w:ins>
      <w:ins w:id="829" w:author="Andrew Delamater" w:date="2025-06-24T20:03:00Z" w16du:dateUtc="2025-06-25T00:03:00Z">
        <w:r>
          <w:rPr>
            <w:rFonts w:ascii="Times New Roman" w:hAnsi="Times New Roman" w:cs="Times New Roman"/>
          </w:rPr>
          <w:t xml:space="preserve"> but performance was</w:t>
        </w:r>
      </w:ins>
      <w:ins w:id="830" w:author="Andrew Delamater" w:date="2025-06-24T20:04:00Z" w16du:dateUtc="2025-06-25T00:04:00Z">
        <w:r>
          <w:rPr>
            <w:rFonts w:ascii="Times New Roman" w:hAnsi="Times New Roman" w:cs="Times New Roman"/>
          </w:rPr>
          <w:t xml:space="preserve"> superior </w:t>
        </w:r>
      </w:ins>
      <w:ins w:id="831" w:author="Andrew Delamater" w:date="2025-06-24T20:14:00Z" w16du:dateUtc="2025-06-25T00:14:00Z">
        <w:r w:rsidR="00EC1CBE">
          <w:rPr>
            <w:rFonts w:ascii="Times New Roman" w:hAnsi="Times New Roman" w:cs="Times New Roman"/>
          </w:rPr>
          <w:t xml:space="preserve">in total reversals </w:t>
        </w:r>
      </w:ins>
      <w:ins w:id="832" w:author="Andrew Delamater" w:date="2025-06-24T20:04:00Z" w16du:dateUtc="2025-06-25T00:04:00Z">
        <w:r>
          <w:rPr>
            <w:rFonts w:ascii="Times New Roman" w:hAnsi="Times New Roman" w:cs="Times New Roman"/>
          </w:rPr>
          <w:t xml:space="preserve">compared to non-reversed exemplars in the partial task. </w:t>
        </w:r>
      </w:ins>
      <w:ins w:id="833" w:author="Andrew Delamater" w:date="2025-06-24T20:14:00Z" w16du:dateUtc="2025-06-25T00:14:00Z">
        <w:r w:rsidR="00EC1CBE">
          <w:rPr>
            <w:rFonts w:ascii="Times New Roman" w:hAnsi="Times New Roman" w:cs="Times New Roman"/>
          </w:rPr>
          <w:t>Apparently, o</w:t>
        </w:r>
      </w:ins>
      <w:ins w:id="834" w:author="Andrew Delamater" w:date="2025-06-24T20:04:00Z" w16du:dateUtc="2025-06-25T00:04:00Z">
        <w:r>
          <w:rPr>
            <w:rFonts w:ascii="Times New Roman" w:hAnsi="Times New Roman" w:cs="Times New Roman"/>
          </w:rPr>
          <w:t xml:space="preserve">nce </w:t>
        </w:r>
      </w:ins>
      <w:ins w:id="835" w:author="Andrew Delamater" w:date="2025-06-24T20:05:00Z" w16du:dateUtc="2025-06-25T00:05:00Z">
        <w:r>
          <w:rPr>
            <w:rFonts w:ascii="Times New Roman" w:hAnsi="Times New Roman" w:cs="Times New Roman"/>
          </w:rPr>
          <w:t>the category task is learned</w:t>
        </w:r>
      </w:ins>
      <w:ins w:id="836" w:author="Andrew Delamater" w:date="2025-06-24T20:04:00Z" w16du:dateUtc="2025-06-25T00:04:00Z">
        <w:r>
          <w:rPr>
            <w:rFonts w:ascii="Times New Roman" w:hAnsi="Times New Roman" w:cs="Times New Roman"/>
          </w:rPr>
          <w:t xml:space="preserve">, </w:t>
        </w:r>
      </w:ins>
      <w:ins w:id="837" w:author="Andrew Delamater" w:date="2025-06-24T20:05:00Z" w16du:dateUtc="2025-06-25T00:05:00Z">
        <w:r>
          <w:rPr>
            <w:rFonts w:ascii="Times New Roman" w:hAnsi="Times New Roman" w:cs="Times New Roman"/>
          </w:rPr>
          <w:t xml:space="preserve">new learning to any one </w:t>
        </w:r>
      </w:ins>
      <w:ins w:id="838" w:author="Andrew Delamater" w:date="2025-06-24T20:04:00Z" w16du:dateUtc="2025-06-25T00:04:00Z">
        <w:r>
          <w:rPr>
            <w:rFonts w:ascii="Times New Roman" w:hAnsi="Times New Roman" w:cs="Times New Roman"/>
          </w:rPr>
          <w:t>exemplar</w:t>
        </w:r>
      </w:ins>
      <w:ins w:id="839" w:author="Andrew Delamater" w:date="2025-06-24T20:05:00Z" w16du:dateUtc="2025-06-25T00:05:00Z">
        <w:r>
          <w:rPr>
            <w:rFonts w:ascii="Times New Roman" w:hAnsi="Times New Roman" w:cs="Times New Roman"/>
          </w:rPr>
          <w:t xml:space="preserve"> in the category can generalize more effectively to other within-category ex</w:t>
        </w:r>
      </w:ins>
      <w:ins w:id="840" w:author="Andrew Delamater" w:date="2025-06-24T20:06:00Z" w16du:dateUtc="2025-06-25T00:06:00Z">
        <w:r>
          <w:rPr>
            <w:rFonts w:ascii="Times New Roman" w:hAnsi="Times New Roman" w:cs="Times New Roman"/>
          </w:rPr>
          <w:t>emplars. This would result in both an enhancement of category reversal learning in the total reversal task, as well as impaired performance on reversed and non-reversed exe</w:t>
        </w:r>
      </w:ins>
      <w:ins w:id="841" w:author="Andrew Delamater" w:date="2025-06-24T20:07:00Z" w16du:dateUtc="2025-06-25T00:07:00Z">
        <w:r>
          <w:rPr>
            <w:rFonts w:ascii="Times New Roman" w:hAnsi="Times New Roman" w:cs="Times New Roman"/>
          </w:rPr>
          <w:t>mplars in the partial reversal task until new category structures emerge. In addition, our results in Experiment 2 suggest that there was very little basis for the two arb</w:t>
        </w:r>
      </w:ins>
      <w:ins w:id="842" w:author="Andrew Delamater" w:date="2025-06-24T20:08:00Z" w16du:dateUtc="2025-06-25T00:08:00Z">
        <w:r>
          <w:rPr>
            <w:rFonts w:ascii="Times New Roman" w:hAnsi="Times New Roman" w:cs="Times New Roman"/>
          </w:rPr>
          <w:t xml:space="preserve">itrarily chosen </w:t>
        </w:r>
        <w:proofErr w:type="gramStart"/>
        <w:r>
          <w:rPr>
            <w:rFonts w:ascii="Times New Roman" w:hAnsi="Times New Roman" w:cs="Times New Roman"/>
          </w:rPr>
          <w:t>set</w:t>
        </w:r>
        <w:proofErr w:type="gramEnd"/>
        <w:r>
          <w:rPr>
            <w:rFonts w:ascii="Times New Roman" w:hAnsi="Times New Roman" w:cs="Times New Roman"/>
          </w:rPr>
          <w:t xml:space="preserve"> of exemplars</w:t>
        </w:r>
        <w:r w:rsidR="00EC1CBE">
          <w:rPr>
            <w:rFonts w:ascii="Times New Roman" w:hAnsi="Times New Roman" w:cs="Times New Roman"/>
          </w:rPr>
          <w:t xml:space="preserve"> other than their functional relationships defining their category assignments (i.e., objects belonging to the “north</w:t>
        </w:r>
      </w:ins>
      <w:ins w:id="843" w:author="Andrew Delamater" w:date="2025-06-24T20:09:00Z" w16du:dateUtc="2025-06-25T00:09:00Z">
        <w:r w:rsidR="00EC1CBE">
          <w:rPr>
            <w:rFonts w:ascii="Times New Roman" w:hAnsi="Times New Roman" w:cs="Times New Roman"/>
          </w:rPr>
          <w:t>ern</w:t>
        </w:r>
      </w:ins>
      <w:ins w:id="844" w:author="Andrew Delamater" w:date="2025-06-24T20:08:00Z" w16du:dateUtc="2025-06-25T00:08:00Z">
        <w:r w:rsidR="00EC1CBE">
          <w:rPr>
            <w:rFonts w:ascii="Times New Roman" w:hAnsi="Times New Roman" w:cs="Times New Roman"/>
          </w:rPr>
          <w:t>” or “south</w:t>
        </w:r>
      </w:ins>
      <w:ins w:id="845" w:author="Andrew Delamater" w:date="2025-06-24T20:09:00Z" w16du:dateUtc="2025-06-25T00:09:00Z">
        <w:r w:rsidR="00EC1CBE">
          <w:rPr>
            <w:rFonts w:ascii="Times New Roman" w:hAnsi="Times New Roman" w:cs="Times New Roman"/>
          </w:rPr>
          <w:t>ern hemisphere</w:t>
        </w:r>
      </w:ins>
      <w:ins w:id="846" w:author="Andrew Delamater" w:date="2025-06-24T20:08:00Z" w16du:dateUtc="2025-06-25T00:08:00Z">
        <w:r w:rsidR="00EC1CBE">
          <w:rPr>
            <w:rFonts w:ascii="Times New Roman" w:hAnsi="Times New Roman" w:cs="Times New Roman"/>
          </w:rPr>
          <w:t>”).</w:t>
        </w:r>
      </w:ins>
    </w:p>
    <w:p w14:paraId="60574CEB" w14:textId="70AFD9B7" w:rsidR="00EC1CBE" w:rsidRDefault="00EC1CBE" w:rsidP="00363B85">
      <w:pPr>
        <w:ind w:firstLine="720"/>
        <w:rPr>
          <w:ins w:id="847" w:author="Andrew Delamater" w:date="2025-06-24T20:09:00Z" w16du:dateUtc="2025-06-25T00:09:00Z"/>
          <w:rFonts w:ascii="Times New Roman" w:hAnsi="Times New Roman" w:cs="Times New Roman"/>
        </w:rPr>
      </w:pPr>
      <w:ins w:id="848" w:author="Andrew Delamater" w:date="2025-06-24T20:15:00Z" w16du:dateUtc="2025-06-25T00:15:00Z">
        <w:r>
          <w:rPr>
            <w:rFonts w:ascii="Times New Roman" w:hAnsi="Times New Roman" w:cs="Times New Roman"/>
          </w:rPr>
          <w:t>Our findings also are consistent with other results that have used a transfer procedure. Once two sets of exemplars have been categorized appropriately, researchers have show</w:t>
        </w:r>
      </w:ins>
      <w:ins w:id="849" w:author="Andrew Delamater" w:date="2025-06-24T20:16:00Z" w16du:dateUtc="2025-06-25T00:16:00Z">
        <w:r>
          <w:rPr>
            <w:rFonts w:ascii="Times New Roman" w:hAnsi="Times New Roman" w:cs="Times New Roman"/>
          </w:rPr>
          <w:t>n that</w:t>
        </w:r>
      </w:ins>
      <w:ins w:id="850" w:author="Andrew Delamater" w:date="2025-06-24T20:17:00Z" w16du:dateUtc="2025-06-25T00:17:00Z">
        <w:r>
          <w:rPr>
            <w:rFonts w:ascii="Times New Roman" w:hAnsi="Times New Roman" w:cs="Times New Roman"/>
          </w:rPr>
          <w:t xml:space="preserve"> learning new responses transfer more readi</w:t>
        </w:r>
      </w:ins>
      <w:ins w:id="851" w:author="Andrew Delamater" w:date="2025-06-24T20:18:00Z" w16du:dateUtc="2025-06-25T00:18:00Z">
        <w:r>
          <w:rPr>
            <w:rFonts w:ascii="Times New Roman" w:hAnsi="Times New Roman" w:cs="Times New Roman"/>
          </w:rPr>
          <w:t xml:space="preserve">ly among exemplars within than </w:t>
        </w:r>
        <w:proofErr w:type="spellStart"/>
        <w:r>
          <w:rPr>
            <w:rFonts w:ascii="Times New Roman" w:hAnsi="Times New Roman" w:cs="Times New Roman"/>
          </w:rPr>
          <w:t>between</w:t>
        </w:r>
        <w:proofErr w:type="spellEnd"/>
        <w:r>
          <w:rPr>
            <w:rFonts w:ascii="Times New Roman" w:hAnsi="Times New Roman" w:cs="Times New Roman"/>
          </w:rPr>
          <w:t xml:space="preserve"> categories. </w:t>
        </w:r>
        <w:r w:rsidR="00D72344">
          <w:rPr>
            <w:rFonts w:ascii="Times New Roman" w:hAnsi="Times New Roman" w:cs="Times New Roman"/>
          </w:rPr>
          <w:t>Both total/partial reversal and transfer effects, then, can be taken to support the basic finding of greater</w:t>
        </w:r>
      </w:ins>
      <w:ins w:id="852" w:author="Andrew Delamater" w:date="2025-06-24T20:19:00Z" w16du:dateUtc="2025-06-25T00:19:00Z">
        <w:r w:rsidR="00D72344">
          <w:rPr>
            <w:rFonts w:ascii="Times New Roman" w:hAnsi="Times New Roman" w:cs="Times New Roman"/>
          </w:rPr>
          <w:t xml:space="preserve"> functional similarity among exemplars within and reduced similarity among exemplars between categories.</w:t>
        </w:r>
      </w:ins>
      <w:ins w:id="853" w:author="Andrew Delamater" w:date="2025-06-24T20:16:00Z" w16du:dateUtc="2025-06-25T00:16:00Z">
        <w:r>
          <w:rPr>
            <w:rFonts w:ascii="Times New Roman" w:hAnsi="Times New Roman" w:cs="Times New Roman"/>
          </w:rPr>
          <w:t xml:space="preserve">  </w:t>
        </w:r>
      </w:ins>
    </w:p>
    <w:p w14:paraId="27D25DF5" w14:textId="53DB49EE" w:rsidR="0043481F" w:rsidRDefault="00EC1CBE" w:rsidP="00363B85">
      <w:pPr>
        <w:ind w:firstLine="720"/>
        <w:rPr>
          <w:ins w:id="854" w:author="Andrew Delamater" w:date="2025-06-24T20:20:00Z" w16du:dateUtc="2025-06-25T00:20:00Z"/>
          <w:rFonts w:ascii="Times New Roman" w:hAnsi="Times New Roman" w:cs="Times New Roman"/>
        </w:rPr>
      </w:pPr>
      <w:ins w:id="855" w:author="Andrew Delamater" w:date="2025-06-24T20:09:00Z" w16du:dateUtc="2025-06-25T00:09:00Z">
        <w:r>
          <w:rPr>
            <w:rFonts w:ascii="Times New Roman" w:hAnsi="Times New Roman" w:cs="Times New Roman"/>
          </w:rPr>
          <w:t>Others have comment</w:t>
        </w:r>
      </w:ins>
      <w:ins w:id="856" w:author="Andrew Delamater" w:date="2025-06-24T20:19:00Z" w16du:dateUtc="2025-06-25T00:19:00Z">
        <w:r w:rsidR="00D72344">
          <w:rPr>
            <w:rFonts w:ascii="Times New Roman" w:hAnsi="Times New Roman" w:cs="Times New Roman"/>
          </w:rPr>
          <w:t>ed</w:t>
        </w:r>
      </w:ins>
      <w:ins w:id="857" w:author="Andrew Delamater" w:date="2025-06-24T20:09:00Z" w16du:dateUtc="2025-06-25T00:09:00Z">
        <w:r>
          <w:rPr>
            <w:rFonts w:ascii="Times New Roman" w:hAnsi="Times New Roman" w:cs="Times New Roman"/>
          </w:rPr>
          <w:t xml:space="preserve"> on the possibility that associative processes might play a role in category learning (citations). However, our results demonstrate that any suc</w:t>
        </w:r>
      </w:ins>
      <w:ins w:id="858" w:author="Andrew Delamater" w:date="2025-06-24T20:10:00Z" w16du:dateUtc="2025-06-25T00:10:00Z">
        <w:r>
          <w:rPr>
            <w:rFonts w:ascii="Times New Roman" w:hAnsi="Times New Roman" w:cs="Times New Roman"/>
          </w:rPr>
          <w:t xml:space="preserve">h effort would require an associative framework that goes beyond the formation of simple binary exemplar-category associations. </w:t>
        </w:r>
      </w:ins>
      <w:ins w:id="859" w:author="Andrew Delamater" w:date="2025-06-24T20:19:00Z" w16du:dateUtc="2025-06-25T00:19:00Z">
        <w:r w:rsidR="00D72344">
          <w:rPr>
            <w:rFonts w:ascii="Times New Roman" w:hAnsi="Times New Roman" w:cs="Times New Roman"/>
          </w:rPr>
          <w:t>For example, i</w:t>
        </w:r>
      </w:ins>
      <w:ins w:id="860" w:author="Andrew Delamater" w:date="2025-06-24T20:10:00Z" w16du:dateUtc="2025-06-25T00:10:00Z">
        <w:r>
          <w:rPr>
            <w:rFonts w:ascii="Times New Roman" w:hAnsi="Times New Roman" w:cs="Times New Roman"/>
          </w:rPr>
          <w:t xml:space="preserve">f 8 distinct exemplar-category associations had been established, then there is no </w:t>
        </w:r>
      </w:ins>
      <w:ins w:id="861" w:author="Andrew Delamater" w:date="2025-06-24T20:11:00Z" w16du:dateUtc="2025-06-25T00:11:00Z">
        <w:r>
          <w:rPr>
            <w:rFonts w:ascii="Times New Roman" w:hAnsi="Times New Roman" w:cs="Times New Roman"/>
          </w:rPr>
          <w:t xml:space="preserve">direct way in which total reversals should be learned more rapidly than partial reversals, for the simple reason that separate binary associations should not generalize any more to </w:t>
        </w:r>
      </w:ins>
      <w:ins w:id="862" w:author="Andrew Delamater" w:date="2025-06-24T20:12:00Z" w16du:dateUtc="2025-06-25T00:12:00Z">
        <w:r>
          <w:rPr>
            <w:rFonts w:ascii="Times New Roman" w:hAnsi="Times New Roman" w:cs="Times New Roman"/>
          </w:rPr>
          <w:t xml:space="preserve">exemplars </w:t>
        </w:r>
      </w:ins>
      <w:ins w:id="863" w:author="Andrew Delamater" w:date="2025-06-24T20:11:00Z" w16du:dateUtc="2025-06-25T00:11:00Z">
        <w:r>
          <w:rPr>
            <w:rFonts w:ascii="Times New Roman" w:hAnsi="Times New Roman" w:cs="Times New Roman"/>
          </w:rPr>
          <w:t>within</w:t>
        </w:r>
      </w:ins>
      <w:ins w:id="864" w:author="Andrew Delamater" w:date="2025-06-24T20:20:00Z" w16du:dateUtc="2025-06-25T00:20:00Z">
        <w:r w:rsidR="00D72344">
          <w:rPr>
            <w:rFonts w:ascii="Times New Roman" w:hAnsi="Times New Roman" w:cs="Times New Roman"/>
          </w:rPr>
          <w:t xml:space="preserve"> versus</w:t>
        </w:r>
      </w:ins>
      <w:ins w:id="865" w:author="Andrew Delamater" w:date="2025-06-24T20:12:00Z" w16du:dateUtc="2025-06-25T00:12:00Z">
        <w:r>
          <w:rPr>
            <w:rFonts w:ascii="Times New Roman" w:hAnsi="Times New Roman" w:cs="Times New Roman"/>
          </w:rPr>
          <w:t xml:space="preserve"> between categories. What is needed is an associative framework that provides a mechanism whereby greater within- tha</w:t>
        </w:r>
      </w:ins>
      <w:ins w:id="866" w:author="Andrew Delamater" w:date="2025-06-24T20:13:00Z" w16du:dateUtc="2025-06-25T00:13:00Z">
        <w:r>
          <w:rPr>
            <w:rFonts w:ascii="Times New Roman" w:hAnsi="Times New Roman" w:cs="Times New Roman"/>
          </w:rPr>
          <w:t>n between-category</w:t>
        </w:r>
      </w:ins>
      <w:ins w:id="867" w:author="Andrew Delamater" w:date="2025-06-24T20:12:00Z" w16du:dateUtc="2025-06-25T00:12:00Z">
        <w:r>
          <w:rPr>
            <w:rFonts w:ascii="Times New Roman" w:hAnsi="Times New Roman" w:cs="Times New Roman"/>
          </w:rPr>
          <w:t xml:space="preserve"> generalization can </w:t>
        </w:r>
      </w:ins>
      <w:ins w:id="868" w:author="Andrew Delamater" w:date="2025-06-24T20:13:00Z" w16du:dateUtc="2025-06-25T00:13:00Z">
        <w:r>
          <w:rPr>
            <w:rFonts w:ascii="Times New Roman" w:hAnsi="Times New Roman" w:cs="Times New Roman"/>
          </w:rPr>
          <w:t>occur</w:t>
        </w:r>
      </w:ins>
      <w:ins w:id="869" w:author="Andrew Delamater" w:date="2025-06-24T20:12:00Z" w16du:dateUtc="2025-06-25T00:12:00Z">
        <w:r>
          <w:rPr>
            <w:rFonts w:ascii="Times New Roman" w:hAnsi="Times New Roman" w:cs="Times New Roman"/>
          </w:rPr>
          <w:t>.</w:t>
        </w:r>
      </w:ins>
    </w:p>
    <w:p w14:paraId="49AD8BD8" w14:textId="01AD3EC1" w:rsidR="00D72344" w:rsidRDefault="00D72344" w:rsidP="00363B85">
      <w:pPr>
        <w:ind w:firstLine="720"/>
        <w:rPr>
          <w:ins w:id="870" w:author="Andrew Delamater" w:date="2025-06-24T20:26:00Z" w16du:dateUtc="2025-06-25T00:26:00Z"/>
          <w:rFonts w:ascii="Times New Roman" w:hAnsi="Times New Roman" w:cs="Times New Roman"/>
        </w:rPr>
      </w:pPr>
      <w:ins w:id="871" w:author="Andrew Delamater" w:date="2025-06-24T20:20:00Z" w16du:dateUtc="2025-06-25T00:20:00Z">
        <w:r>
          <w:rPr>
            <w:rFonts w:ascii="Times New Roman" w:hAnsi="Times New Roman" w:cs="Times New Roman"/>
          </w:rPr>
          <w:t>We have explored this idea by considering connectionist models that include a “hidden</w:t>
        </w:r>
      </w:ins>
      <w:ins w:id="872" w:author="Andrew Delamater" w:date="2025-06-24T20:21:00Z" w16du:dateUtc="2025-06-25T00:21:00Z">
        <w:r>
          <w:rPr>
            <w:rFonts w:ascii="Times New Roman" w:hAnsi="Times New Roman" w:cs="Times New Roman"/>
          </w:rPr>
          <w:t xml:space="preserve"> layer” in between an input layer that codes for individual exemplars and an output layer that codes for the different category responses used in the task (see, Castiello et al, 2023; Delamater, 2012). </w:t>
        </w:r>
      </w:ins>
      <w:ins w:id="873" w:author="Andrew Delamater" w:date="2025-06-24T20:22:00Z" w16du:dateUtc="2025-06-25T00:22:00Z">
        <w:r>
          <w:rPr>
            <w:rFonts w:ascii="Times New Roman" w:hAnsi="Times New Roman" w:cs="Times New Roman"/>
          </w:rPr>
          <w:t>Within such a network, learning consists of w</w:t>
        </w:r>
      </w:ins>
      <w:ins w:id="874" w:author="Andrew Delamater" w:date="2025-06-24T20:21:00Z" w16du:dateUtc="2025-06-25T00:21:00Z">
        <w:r>
          <w:rPr>
            <w:rFonts w:ascii="Times New Roman" w:hAnsi="Times New Roman" w:cs="Times New Roman"/>
          </w:rPr>
          <w:t xml:space="preserve">eight </w:t>
        </w:r>
      </w:ins>
      <w:ins w:id="875" w:author="Andrew Delamater" w:date="2025-06-24T20:22:00Z" w16du:dateUtc="2025-06-25T00:22:00Z">
        <w:r>
          <w:rPr>
            <w:rFonts w:ascii="Times New Roman" w:hAnsi="Times New Roman" w:cs="Times New Roman"/>
          </w:rPr>
          <w:t xml:space="preserve">changes between the input-hidden and hidden-output layers in such a way that exemplars come to activate the appropriate output </w:t>
        </w:r>
      </w:ins>
      <w:ins w:id="876" w:author="Andrew Delamater" w:date="2025-06-24T20:23:00Z" w16du:dateUtc="2025-06-25T00:23:00Z">
        <w:r>
          <w:rPr>
            <w:rFonts w:ascii="Times New Roman" w:hAnsi="Times New Roman" w:cs="Times New Roman"/>
          </w:rPr>
          <w:t xml:space="preserve">layer category </w:t>
        </w:r>
      </w:ins>
      <w:ins w:id="877" w:author="Andrew Delamater" w:date="2025-06-24T20:22:00Z" w16du:dateUtc="2025-06-25T00:22:00Z">
        <w:r>
          <w:rPr>
            <w:rFonts w:ascii="Times New Roman" w:hAnsi="Times New Roman" w:cs="Times New Roman"/>
          </w:rPr>
          <w:t>response.</w:t>
        </w:r>
      </w:ins>
      <w:ins w:id="878" w:author="Andrew Delamater" w:date="2025-06-24T20:23:00Z" w16du:dateUtc="2025-06-25T00:23:00Z">
        <w:r>
          <w:rPr>
            <w:rFonts w:ascii="Times New Roman" w:hAnsi="Times New Roman" w:cs="Times New Roman"/>
          </w:rPr>
          <w:t xml:space="preserve"> Importantly, such networks accomplish this by forming strong connections among all the exemplars within a category and the same set of hidden </w:t>
        </w:r>
      </w:ins>
      <w:ins w:id="879" w:author="Andrew Delamater" w:date="2025-06-24T20:24:00Z" w16du:dateUtc="2025-06-25T00:24:00Z">
        <w:r>
          <w:rPr>
            <w:rFonts w:ascii="Times New Roman" w:hAnsi="Times New Roman" w:cs="Times New Roman"/>
          </w:rPr>
          <w:t>units that, in turn, come to form strong connections with the appropriate category output unit. This hidden layer convergence within-category and between-category divergence is exactly the type of mechanism that would result in “common co</w:t>
        </w:r>
      </w:ins>
      <w:ins w:id="880" w:author="Andrew Delamater" w:date="2025-06-24T20:25:00Z" w16du:dateUtc="2025-06-25T00:25:00Z">
        <w:r>
          <w:rPr>
            <w:rFonts w:ascii="Times New Roman" w:hAnsi="Times New Roman" w:cs="Times New Roman"/>
          </w:rPr>
          <w:t>ding” amongst within-category exemplars and “distinctive coding” amongst between-category exemplars.</w:t>
        </w:r>
        <w:r w:rsidR="00200070">
          <w:rPr>
            <w:rFonts w:ascii="Times New Roman" w:hAnsi="Times New Roman" w:cs="Times New Roman"/>
          </w:rPr>
          <w:t xml:space="preserve"> This can readily be seen by considering the input</w:t>
        </w:r>
      </w:ins>
      <w:ins w:id="881" w:author="Andrew Delamater" w:date="2025-06-24T20:26:00Z" w16du:dateUtc="2025-06-25T00:26:00Z">
        <w:r w:rsidR="00200070">
          <w:rPr>
            <w:rFonts w:ascii="Times New Roman" w:hAnsi="Times New Roman" w:cs="Times New Roman"/>
          </w:rPr>
          <w:t>-hidden and hidden-output weight matrices</w:t>
        </w:r>
      </w:ins>
      <w:ins w:id="882" w:author="Andrew Delamater" w:date="2025-06-24T20:28:00Z" w16du:dateUtc="2025-06-25T00:28:00Z">
        <w:r w:rsidR="00200070">
          <w:rPr>
            <w:rFonts w:ascii="Times New Roman" w:hAnsi="Times New Roman" w:cs="Times New Roman"/>
          </w:rPr>
          <w:t xml:space="preserve"> (see Figure 2)</w:t>
        </w:r>
      </w:ins>
      <w:ins w:id="883" w:author="Andrew Delamater" w:date="2025-06-24T20:26:00Z" w16du:dateUtc="2025-06-25T00:26:00Z">
        <w:r w:rsidR="00200070">
          <w:rPr>
            <w:rFonts w:ascii="Times New Roman" w:hAnsi="Times New Roman" w:cs="Times New Roman"/>
          </w:rPr>
          <w:t xml:space="preserve"> that commonly emerges </w:t>
        </w:r>
      </w:ins>
      <w:ins w:id="884" w:author="Andrew Delamater" w:date="2025-06-24T20:29:00Z" w16du:dateUtc="2025-06-25T00:29:00Z">
        <w:r w:rsidR="00F63FEE">
          <w:rPr>
            <w:rFonts w:ascii="Times New Roman" w:hAnsi="Times New Roman" w:cs="Times New Roman"/>
          </w:rPr>
          <w:t>in</w:t>
        </w:r>
      </w:ins>
      <w:ins w:id="885" w:author="Andrew Delamater" w:date="2025-06-24T20:26:00Z" w16du:dateUtc="2025-06-25T00:26:00Z">
        <w:r w:rsidR="00200070">
          <w:rPr>
            <w:rFonts w:ascii="Times New Roman" w:hAnsi="Times New Roman" w:cs="Times New Roman"/>
          </w:rPr>
          <w:t xml:space="preserve"> a simple 8-4-2 </w:t>
        </w:r>
        <w:proofErr w:type="spellStart"/>
        <w:r w:rsidR="00200070">
          <w:rPr>
            <w:rFonts w:ascii="Times New Roman" w:hAnsi="Times New Roman" w:cs="Times New Roman"/>
          </w:rPr>
          <w:t>connnectionist</w:t>
        </w:r>
        <w:proofErr w:type="spellEnd"/>
        <w:r w:rsidR="00200070">
          <w:rPr>
            <w:rFonts w:ascii="Times New Roman" w:hAnsi="Times New Roman" w:cs="Times New Roman"/>
          </w:rPr>
          <w:t xml:space="preserve"> network</w:t>
        </w:r>
      </w:ins>
      <w:ins w:id="886" w:author="Andrew Delamater" w:date="2025-06-24T20:27:00Z" w16du:dateUtc="2025-06-25T00:27:00Z">
        <w:r w:rsidR="00200070">
          <w:rPr>
            <w:rFonts w:ascii="Times New Roman" w:hAnsi="Times New Roman" w:cs="Times New Roman"/>
          </w:rPr>
          <w:t xml:space="preserve"> (see Figure 3b)</w:t>
        </w:r>
      </w:ins>
      <w:ins w:id="887" w:author="Andrew Delamater" w:date="2025-06-24T20:26:00Z" w16du:dateUtc="2025-06-25T00:26:00Z">
        <w:r w:rsidR="00200070">
          <w:rPr>
            <w:rFonts w:ascii="Times New Roman" w:hAnsi="Times New Roman" w:cs="Times New Roman"/>
          </w:rPr>
          <w:t>.</w:t>
        </w:r>
      </w:ins>
    </w:p>
    <w:p w14:paraId="3DA51BEE" w14:textId="683F3F15" w:rsidR="00200070" w:rsidRDefault="00200070" w:rsidP="00363B85">
      <w:pPr>
        <w:ind w:firstLine="720"/>
        <w:rPr>
          <w:ins w:id="888" w:author="Andrew Delamater" w:date="2025-06-24T20:32:00Z" w16du:dateUtc="2025-06-25T00:32:00Z"/>
          <w:rFonts w:ascii="Times New Roman" w:hAnsi="Times New Roman" w:cs="Times New Roman"/>
        </w:rPr>
      </w:pPr>
      <w:ins w:id="889" w:author="Andrew Delamater" w:date="2025-06-24T20:28:00Z" w16du:dateUtc="2025-06-25T00:28:00Z">
        <w:r>
          <w:rPr>
            <w:rFonts w:ascii="Times New Roman" w:hAnsi="Times New Roman" w:cs="Times New Roman"/>
          </w:rPr>
          <w:t>Figure 2 i</w:t>
        </w:r>
        <w:r w:rsidR="00F63FEE">
          <w:rPr>
            <w:rFonts w:ascii="Times New Roman" w:hAnsi="Times New Roman" w:cs="Times New Roman"/>
          </w:rPr>
          <w:t xml:space="preserve">llustrates a very typical solution to the category learning problem when </w:t>
        </w:r>
      </w:ins>
      <w:ins w:id="890" w:author="Andrew Delamater" w:date="2025-06-24T20:29:00Z" w16du:dateUtc="2025-06-25T00:29:00Z">
        <w:r w:rsidR="00F63FEE">
          <w:rPr>
            <w:rFonts w:ascii="Times New Roman" w:hAnsi="Times New Roman" w:cs="Times New Roman"/>
          </w:rPr>
          <w:t xml:space="preserve">8 distinct exemplars are categorized into two categories. In essence, through the application of a standard </w:t>
        </w:r>
        <w:proofErr w:type="gramStart"/>
        <w:r w:rsidR="00F63FEE">
          <w:rPr>
            <w:rFonts w:ascii="Times New Roman" w:hAnsi="Times New Roman" w:cs="Times New Roman"/>
          </w:rPr>
          <w:t>back-propagation</w:t>
        </w:r>
        <w:proofErr w:type="gramEnd"/>
        <w:r w:rsidR="00F63FEE">
          <w:rPr>
            <w:rFonts w:ascii="Times New Roman" w:hAnsi="Times New Roman" w:cs="Times New Roman"/>
          </w:rPr>
          <w:t xml:space="preserve"> learning algorithm, </w:t>
        </w:r>
      </w:ins>
      <w:ins w:id="891" w:author="Andrew Delamater" w:date="2025-06-24T20:30:00Z" w16du:dateUtc="2025-06-25T00:30:00Z">
        <w:r w:rsidR="00F63FEE">
          <w:rPr>
            <w:rFonts w:ascii="Times New Roman" w:hAnsi="Times New Roman" w:cs="Times New Roman"/>
          </w:rPr>
          <w:t xml:space="preserve">each within-category exemplar forms strong excitatory connections to hidden layer units that themselves form strong connections with one of the category output units. In addition, </w:t>
        </w:r>
      </w:ins>
      <w:ins w:id="892" w:author="Andrew Delamater" w:date="2025-06-24T20:31:00Z" w16du:dateUtc="2025-06-25T00:31:00Z">
        <w:r w:rsidR="00F63FEE">
          <w:rPr>
            <w:rFonts w:ascii="Times New Roman" w:hAnsi="Times New Roman" w:cs="Times New Roman"/>
          </w:rPr>
          <w:t xml:space="preserve">exemplars within each category develop inhibitory connections to hidden units that participate excite the other category output unit. In essence, all within-category exemplars are </w:t>
        </w:r>
        <w:r w:rsidR="00F63FEE">
          <w:rPr>
            <w:rFonts w:ascii="Times New Roman" w:hAnsi="Times New Roman" w:cs="Times New Roman"/>
          </w:rPr>
          <w:lastRenderedPageBreak/>
          <w:t>“commonly coded” at the hidden layer which develops category r</w:t>
        </w:r>
      </w:ins>
      <w:ins w:id="893" w:author="Andrew Delamater" w:date="2025-06-24T20:32:00Z" w16du:dateUtc="2025-06-25T00:32:00Z">
        <w:r w:rsidR="00F63FEE">
          <w:rPr>
            <w:rFonts w:ascii="Times New Roman" w:hAnsi="Times New Roman" w:cs="Times New Roman"/>
          </w:rPr>
          <w:t>epresentations that come to activate the appropriate output category response.</w:t>
        </w:r>
      </w:ins>
    </w:p>
    <w:p w14:paraId="33F613D4" w14:textId="271A6910" w:rsidR="00F63FEE" w:rsidRDefault="00F63FEE" w:rsidP="00363B85">
      <w:pPr>
        <w:ind w:firstLine="720"/>
        <w:rPr>
          <w:ins w:id="894" w:author="Andrew Delamater" w:date="2025-06-24T20:35:00Z" w16du:dateUtc="2025-06-25T00:35:00Z"/>
          <w:rFonts w:ascii="Times New Roman" w:hAnsi="Times New Roman" w:cs="Times New Roman"/>
        </w:rPr>
      </w:pPr>
      <w:ins w:id="895" w:author="Andrew Delamater" w:date="2025-06-24T20:32:00Z" w16du:dateUtc="2025-06-25T00:32:00Z">
        <w:r>
          <w:rPr>
            <w:rFonts w:ascii="Times New Roman" w:hAnsi="Times New Roman" w:cs="Times New Roman"/>
          </w:rPr>
          <w:t>This sort of connectionist modelling approach has the potential to reveal the sort</w:t>
        </w:r>
      </w:ins>
      <w:ins w:id="896" w:author="Andrew Delamater" w:date="2025-06-24T20:33:00Z" w16du:dateUtc="2025-06-25T00:33:00Z">
        <w:r>
          <w:rPr>
            <w:rFonts w:ascii="Times New Roman" w:hAnsi="Times New Roman" w:cs="Times New Roman"/>
          </w:rPr>
          <w:t>s of empirical results we report here. If within-category items are commonly coded by activating</w:t>
        </w:r>
      </w:ins>
      <w:ins w:id="897" w:author="Andrew Delamater" w:date="2025-06-24T20:32:00Z" w16du:dateUtc="2025-06-25T00:32:00Z">
        <w:r>
          <w:rPr>
            <w:rFonts w:ascii="Times New Roman" w:hAnsi="Times New Roman" w:cs="Times New Roman"/>
          </w:rPr>
          <w:t xml:space="preserve"> </w:t>
        </w:r>
      </w:ins>
      <w:ins w:id="898" w:author="Andrew Delamater" w:date="2025-06-24T20:33:00Z" w16du:dateUtc="2025-06-25T00:33:00Z">
        <w:r>
          <w:rPr>
            <w:rFonts w:ascii="Times New Roman" w:hAnsi="Times New Roman" w:cs="Times New Roman"/>
          </w:rPr>
          <w:t xml:space="preserve">a similar set of hidden layer units, then learning a total reversal should be relatively easy because it merely would involve altering </w:t>
        </w:r>
      </w:ins>
      <w:ins w:id="899" w:author="Andrew Delamater" w:date="2025-06-24T20:34:00Z" w16du:dateUtc="2025-06-25T00:34:00Z">
        <w:r>
          <w:rPr>
            <w:rFonts w:ascii="Times New Roman" w:hAnsi="Times New Roman" w:cs="Times New Roman"/>
          </w:rPr>
          <w:t>connections between the “category representation” and the</w:t>
        </w:r>
      </w:ins>
      <w:ins w:id="900" w:author="Andrew Delamater" w:date="2025-06-24T20:33:00Z" w16du:dateUtc="2025-06-25T00:33:00Z">
        <w:r>
          <w:rPr>
            <w:rFonts w:ascii="Times New Roman" w:hAnsi="Times New Roman" w:cs="Times New Roman"/>
          </w:rPr>
          <w:t xml:space="preserve"> </w:t>
        </w:r>
      </w:ins>
      <w:ins w:id="901" w:author="Andrew Delamater" w:date="2025-06-24T20:34:00Z" w16du:dateUtc="2025-06-25T00:34:00Z">
        <w:r>
          <w:rPr>
            <w:rFonts w:ascii="Times New Roman" w:hAnsi="Times New Roman" w:cs="Times New Roman"/>
          </w:rPr>
          <w:t xml:space="preserve">output response. In contrast, a partial reversal task can only be solved once the hidden layer category representations have been </w:t>
        </w:r>
      </w:ins>
      <w:ins w:id="902" w:author="Andrew Delamater" w:date="2025-06-24T20:35:00Z" w16du:dateUtc="2025-06-25T00:35:00Z">
        <w:r>
          <w:rPr>
            <w:rFonts w:ascii="Times New Roman" w:hAnsi="Times New Roman" w:cs="Times New Roman"/>
          </w:rPr>
          <w:t>realigned, since they no longer apply during the reversal phase. That deconstruction of the internal task representation should, intuitively, be more difficult to achieve.</w:t>
        </w:r>
      </w:ins>
    </w:p>
    <w:p w14:paraId="24FA4D73" w14:textId="4F14771B" w:rsidR="00DD3A3F" w:rsidRDefault="00DD3A3F" w:rsidP="00363B85">
      <w:pPr>
        <w:ind w:firstLine="720"/>
        <w:rPr>
          <w:ins w:id="903" w:author="Andrew Delamater" w:date="2025-06-24T20:36:00Z" w16du:dateUtc="2025-06-25T00:36:00Z"/>
          <w:rFonts w:ascii="Times New Roman" w:hAnsi="Times New Roman" w:cs="Times New Roman"/>
        </w:rPr>
      </w:pPr>
      <w:ins w:id="904" w:author="Andrew Delamater" w:date="2025-06-24T20:35:00Z" w16du:dateUtc="2025-06-25T00:35:00Z">
        <w:r>
          <w:rPr>
            <w:rFonts w:ascii="Times New Roman" w:hAnsi="Times New Roman" w:cs="Times New Roman"/>
          </w:rPr>
          <w:t xml:space="preserve">To our surprise, </w:t>
        </w:r>
      </w:ins>
      <w:ins w:id="905" w:author="Andrew Delamater" w:date="2025-06-24T20:36:00Z" w16du:dateUtc="2025-06-25T00:36:00Z">
        <w:r>
          <w:rPr>
            <w:rFonts w:ascii="Times New Roman" w:hAnsi="Times New Roman" w:cs="Times New Roman"/>
          </w:rPr>
          <w:t>this was not the case. Our simulations revealed more rapid partial than total reversal learning</w:t>
        </w:r>
        <w:proofErr w:type="gramStart"/>
        <w:r>
          <w:rPr>
            <w:rFonts w:ascii="Times New Roman" w:hAnsi="Times New Roman" w:cs="Times New Roman"/>
          </w:rPr>
          <w:t>…..</w:t>
        </w:r>
        <w:proofErr w:type="gramEnd"/>
      </w:ins>
    </w:p>
    <w:p w14:paraId="4A45A2BA" w14:textId="77777777" w:rsidR="00DD3A3F" w:rsidRDefault="00DD3A3F" w:rsidP="00363B85">
      <w:pPr>
        <w:ind w:firstLine="720"/>
        <w:rPr>
          <w:ins w:id="906" w:author="Andrew Delamater" w:date="2025-06-24T19:58:00Z" w16du:dateUtc="2025-06-24T23:58:00Z"/>
          <w:rFonts w:ascii="Times New Roman" w:hAnsi="Times New Roman" w:cs="Times New Roman"/>
        </w:rPr>
      </w:pPr>
    </w:p>
    <w:p w14:paraId="6BF4EFD5" w14:textId="0641DD45" w:rsidR="00D116A7" w:rsidRDefault="00363B85" w:rsidP="00363B85">
      <w:pPr>
        <w:ind w:firstLine="720"/>
        <w:rPr>
          <w:rFonts w:ascii="Times New Roman" w:hAnsi="Times New Roman" w:cs="Times New Roman"/>
        </w:rPr>
      </w:pPr>
      <w:r w:rsidRPr="002A43E5">
        <w:rPr>
          <w:rFonts w:ascii="Times New Roman" w:hAnsi="Times New Roman" w:cs="Times New Roman"/>
        </w:rPr>
        <w:t xml:space="preserve">Our study also contributes to the broader understanding of common coding as a general phenomenon </w:t>
      </w:r>
      <w:r>
        <w:rPr>
          <w:rFonts w:ascii="Times New Roman" w:hAnsi="Times New Roman" w:cs="Times New Roman"/>
        </w:rPr>
        <w:t>in humans and neural networks.</w:t>
      </w:r>
      <w:r w:rsidRPr="002A43E5">
        <w:rPr>
          <w:rFonts w:ascii="Times New Roman" w:hAnsi="Times New Roman" w:cs="Times New Roman"/>
        </w:rPr>
        <w:t xml:space="preserve"> </w:t>
      </w:r>
      <w:r w:rsidR="002A43E5" w:rsidRPr="002A43E5">
        <w:rPr>
          <w:rFonts w:ascii="Times New Roman" w:hAnsi="Times New Roman" w:cs="Times New Roman"/>
        </w:rPr>
        <w:t xml:space="preserve">The findings from our experiments provide compelling evidence for </w:t>
      </w:r>
      <w:r w:rsidR="00732E68">
        <w:rPr>
          <w:rFonts w:ascii="Times New Roman" w:hAnsi="Times New Roman" w:cs="Times New Roman"/>
        </w:rPr>
        <w:t xml:space="preserve">a </w:t>
      </w:r>
      <w:r w:rsidR="00C86268" w:rsidRPr="002A43E5">
        <w:rPr>
          <w:rFonts w:ascii="Times New Roman" w:hAnsi="Times New Roman" w:cs="Times New Roman"/>
        </w:rPr>
        <w:t xml:space="preserve">common coding </w:t>
      </w:r>
      <w:r w:rsidR="00C86268">
        <w:rPr>
          <w:rFonts w:ascii="Times New Roman" w:hAnsi="Times New Roman" w:cs="Times New Roman"/>
        </w:rPr>
        <w:t>phenomenon</w:t>
      </w:r>
      <w:r w:rsidR="00732E68">
        <w:rPr>
          <w:rFonts w:ascii="Times New Roman" w:hAnsi="Times New Roman" w:cs="Times New Roman"/>
        </w:rPr>
        <w:t xml:space="preserve"> that emerges in </w:t>
      </w:r>
      <w:r w:rsidR="002A43E5" w:rsidRPr="002A43E5">
        <w:rPr>
          <w:rFonts w:ascii="Times New Roman" w:hAnsi="Times New Roman" w:cs="Times New Roman"/>
        </w:rPr>
        <w:t>category learning</w:t>
      </w:r>
      <w:r w:rsidR="00C86268">
        <w:rPr>
          <w:rFonts w:ascii="Times New Roman" w:hAnsi="Times New Roman" w:cs="Times New Roman"/>
        </w:rPr>
        <w:t>. T</w:t>
      </w:r>
      <w:r w:rsidR="00732E68">
        <w:rPr>
          <w:rFonts w:ascii="Times New Roman" w:hAnsi="Times New Roman" w:cs="Times New Roman"/>
        </w:rPr>
        <w:t xml:space="preserve">his was evident </w:t>
      </w:r>
      <w:r w:rsidR="00C86268">
        <w:rPr>
          <w:rFonts w:ascii="Times New Roman" w:hAnsi="Times New Roman" w:cs="Times New Roman"/>
        </w:rPr>
        <w:t xml:space="preserve">given that </w:t>
      </w:r>
      <w:r w:rsidR="00732E68">
        <w:rPr>
          <w:rFonts w:ascii="Times New Roman" w:hAnsi="Times New Roman" w:cs="Times New Roman"/>
        </w:rPr>
        <w:t xml:space="preserve">participants learnt faster the </w:t>
      </w:r>
      <w:r w:rsidR="003E4F21">
        <w:rPr>
          <w:rFonts w:ascii="Times New Roman" w:hAnsi="Times New Roman" w:cs="Times New Roman"/>
        </w:rPr>
        <w:t>task</w:t>
      </w:r>
      <w:r w:rsidR="00732E68">
        <w:rPr>
          <w:rFonts w:ascii="Times New Roman" w:hAnsi="Times New Roman" w:cs="Times New Roman"/>
        </w:rPr>
        <w:t xml:space="preserve"> where all </w:t>
      </w:r>
      <w:r w:rsidR="00C86268">
        <w:rPr>
          <w:rFonts w:ascii="Times New Roman" w:hAnsi="Times New Roman" w:cs="Times New Roman"/>
        </w:rPr>
        <w:t xml:space="preserve">outcomes were inverted persevering the same mapping, in comparison </w:t>
      </w:r>
      <w:r w:rsidR="003E4F21">
        <w:rPr>
          <w:rFonts w:ascii="Times New Roman" w:hAnsi="Times New Roman" w:cs="Times New Roman"/>
        </w:rPr>
        <w:t xml:space="preserve">the partial reversal task where half of the outcomes were reversed in a second phase </w:t>
      </w:r>
      <w:r w:rsidR="00502EE9">
        <w:rPr>
          <w:rFonts w:ascii="Times New Roman" w:hAnsi="Times New Roman" w:cs="Times New Roman"/>
        </w:rPr>
        <w:t>forcing participant to remap the underlying mapping of the learnt categories.</w:t>
      </w:r>
      <w:r w:rsidR="002A43E5" w:rsidRPr="002A43E5">
        <w:rPr>
          <w:rFonts w:ascii="Times New Roman" w:hAnsi="Times New Roman" w:cs="Times New Roman"/>
        </w:rPr>
        <w:t xml:space="preserve"> Across both the easy (Experiment 1a) and hard (Experiment 1b) version of our tasks, participants consistently showed better learning and faster reacquisition in total reversal conditions compared to partial reversals. </w:t>
      </w:r>
    </w:p>
    <w:p w14:paraId="26582CE3" w14:textId="274A89D4" w:rsidR="002A43E5" w:rsidRDefault="002A43E5" w:rsidP="00D116A7">
      <w:pPr>
        <w:ind w:firstLine="720"/>
        <w:rPr>
          <w:rFonts w:ascii="Times New Roman" w:hAnsi="Times New Roman" w:cs="Times New Roman"/>
        </w:rPr>
      </w:pPr>
      <w:r w:rsidRPr="002A43E5">
        <w:rPr>
          <w:rFonts w:ascii="Times New Roman" w:hAnsi="Times New Roman" w:cs="Times New Roman"/>
        </w:rPr>
        <w:t>Our analysis through Multidimensional Scaling and psychological space measures revealed no significant differences in perceived similarities within and between categories</w:t>
      </w:r>
      <w:r w:rsidR="00D116A7">
        <w:rPr>
          <w:rFonts w:ascii="Times New Roman" w:hAnsi="Times New Roman" w:cs="Times New Roman"/>
        </w:rPr>
        <w:t xml:space="preserve"> used in </w:t>
      </w:r>
      <w:r w:rsidR="00143CA7">
        <w:rPr>
          <w:rFonts w:ascii="Times New Roman" w:hAnsi="Times New Roman" w:cs="Times New Roman"/>
        </w:rPr>
        <w:t>e</w:t>
      </w:r>
      <w:r w:rsidR="00D116A7">
        <w:rPr>
          <w:rFonts w:ascii="Times New Roman" w:hAnsi="Times New Roman" w:cs="Times New Roman"/>
        </w:rPr>
        <w:t>xperiments 1a and 1b</w:t>
      </w:r>
      <w:r w:rsidRPr="002A43E5">
        <w:rPr>
          <w:rFonts w:ascii="Times New Roman" w:hAnsi="Times New Roman" w:cs="Times New Roman"/>
        </w:rPr>
        <w:t xml:space="preserve">. This suggests that the learning effects observed </w:t>
      </w:r>
      <w:r w:rsidR="00143CA7">
        <w:rPr>
          <w:rFonts w:ascii="Times New Roman" w:hAnsi="Times New Roman" w:cs="Times New Roman"/>
        </w:rPr>
        <w:t xml:space="preserve">in experiments 1a and 1b </w:t>
      </w:r>
      <w:r w:rsidRPr="002A43E5">
        <w:rPr>
          <w:rFonts w:ascii="Times New Roman" w:hAnsi="Times New Roman" w:cs="Times New Roman"/>
        </w:rPr>
        <w:t xml:space="preserve">were rooted in the associative mechanisms </w:t>
      </w:r>
      <w:r w:rsidR="00143CA7">
        <w:rPr>
          <w:rFonts w:ascii="Times New Roman" w:hAnsi="Times New Roman" w:cs="Times New Roman"/>
        </w:rPr>
        <w:t xml:space="preserve">such as common coding </w:t>
      </w:r>
      <w:r w:rsidRPr="002A43E5">
        <w:rPr>
          <w:rFonts w:ascii="Times New Roman" w:hAnsi="Times New Roman" w:cs="Times New Roman"/>
        </w:rPr>
        <w:t>rather than perceptual resemblances of the exemplars. The multidimensional space approach allowed us to map out and quantify the 'psychological' distances between exemplars, providing a robust framework to understand the cognitive processes underlying category learning.</w:t>
      </w:r>
    </w:p>
    <w:p w14:paraId="44F0F192" w14:textId="57F8266F" w:rsidR="00363B85" w:rsidRDefault="002A43E5" w:rsidP="00363B85">
      <w:pPr>
        <w:ind w:firstLine="720"/>
        <w:rPr>
          <w:rFonts w:ascii="Times New Roman" w:hAnsi="Times New Roman" w:cs="Times New Roman"/>
        </w:rPr>
      </w:pPr>
      <w:r w:rsidRPr="002A43E5">
        <w:rPr>
          <w:rFonts w:ascii="Times New Roman" w:hAnsi="Times New Roman" w:cs="Times New Roman"/>
        </w:rPr>
        <w:t>The computational model we employed further supports our experimental findings. By incorporating dynamic learning rates inspired by the</w:t>
      </w:r>
      <w:r w:rsidR="00777D39">
        <w:rPr>
          <w:rFonts w:ascii="Times New Roman" w:hAnsi="Times New Roman" w:cs="Times New Roman"/>
        </w:rPr>
        <w:t xml:space="preserve"> Macintosh</w:t>
      </w:r>
      <w:r w:rsidRPr="002A43E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603227148"/>
          <w:placeholder>
            <w:docPart w:val="DefaultPlaceholder_-1854013440"/>
          </w:placeholder>
        </w:sdtPr>
        <w:sdtContent>
          <w:r w:rsidR="00A015C8" w:rsidRPr="00A015C8">
            <w:rPr>
              <w:rFonts w:ascii="Times New Roman" w:hAnsi="Times New Roman" w:cs="Times New Roman"/>
              <w:color w:val="000000"/>
            </w:rPr>
            <w:t>(Mackintosh, 1975)</w:t>
          </w:r>
        </w:sdtContent>
      </w:sdt>
      <w:r w:rsidRPr="002A43E5">
        <w:rPr>
          <w:rFonts w:ascii="Times New Roman" w:hAnsi="Times New Roman" w:cs="Times New Roman"/>
        </w:rPr>
        <w:t xml:space="preserve"> and Pearce-Hall</w:t>
      </w:r>
      <w:r w:rsidR="00777D3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Content>
          <w:r w:rsidR="00A015C8" w:rsidRPr="00A015C8">
            <w:rPr>
              <w:rFonts w:ascii="Times New Roman" w:hAnsi="Times New Roman" w:cs="Times New Roman"/>
              <w:color w:val="000000"/>
            </w:rPr>
            <w:t>(Pearce et al., 1984)</w:t>
          </w:r>
        </w:sdtContent>
      </w:sdt>
      <w:r w:rsidRPr="002A43E5">
        <w:rPr>
          <w:rFonts w:ascii="Times New Roman" w:hAnsi="Times New Roman" w:cs="Times New Roman"/>
        </w:rPr>
        <w:t xml:space="preserve"> models, our artificial neural network was able to mimic the total reversal advantage seen in living organisms.</w:t>
      </w:r>
    </w:p>
    <w:p w14:paraId="35AB26F3" w14:textId="199A0650" w:rsidR="002A43E5" w:rsidRDefault="002A43E5" w:rsidP="00363B85">
      <w:pPr>
        <w:ind w:firstLine="720"/>
        <w:rPr>
          <w:rFonts w:ascii="Times New Roman" w:hAnsi="Times New Roman" w:cs="Times New Roman"/>
        </w:rPr>
      </w:pPr>
      <w:r w:rsidRPr="002A43E5">
        <w:rPr>
          <w:rFonts w:ascii="Times New Roman" w:hAnsi="Times New Roman" w:cs="Times New Roman"/>
        </w:rPr>
        <w:t xml:space="preserve">In conclusion, the research presented here advances our knowledge of category learning and common coding. By integrating </w:t>
      </w:r>
      <w:r w:rsidR="00363B85" w:rsidRPr="002A43E5">
        <w:rPr>
          <w:rFonts w:ascii="Times New Roman" w:hAnsi="Times New Roman" w:cs="Times New Roman"/>
        </w:rPr>
        <w:t>behavioural</w:t>
      </w:r>
      <w:r w:rsidRPr="002A43E5">
        <w:rPr>
          <w:rFonts w:ascii="Times New Roman" w:hAnsi="Times New Roman" w:cs="Times New Roman"/>
        </w:rPr>
        <w:t xml:space="preserve"> experiments with computational </w:t>
      </w:r>
      <w:r w:rsidR="00363B85" w:rsidRPr="002A43E5">
        <w:rPr>
          <w:rFonts w:ascii="Times New Roman" w:hAnsi="Times New Roman" w:cs="Times New Roman"/>
        </w:rPr>
        <w:t>modelling</w:t>
      </w:r>
      <w:r w:rsidRPr="002A43E5">
        <w:rPr>
          <w:rFonts w:ascii="Times New Roman" w:hAnsi="Times New Roman" w:cs="Times New Roman"/>
        </w:rPr>
        <w:t>, we provide a comprehensive perspective on how associative mechanisms drive cognitive processes</w:t>
      </w:r>
      <w:r w:rsidR="00363B85">
        <w:rPr>
          <w:rFonts w:ascii="Times New Roman" w:hAnsi="Times New Roman" w:cs="Times New Roman"/>
        </w:rPr>
        <w:t xml:space="preserve"> such as formation of categories</w:t>
      </w:r>
      <w:r w:rsidRPr="002A43E5">
        <w:rPr>
          <w:rFonts w:ascii="Times New Roman" w:hAnsi="Times New Roman" w:cs="Times New Roman"/>
        </w:rPr>
        <w:t>. Future research could build on these findings by exploring the neural correlates of common coding.</w:t>
      </w:r>
    </w:p>
    <w:p w14:paraId="140AFC11" w14:textId="5E066059" w:rsidR="00F26C39" w:rsidRPr="001630EB" w:rsidRDefault="00F26C39">
      <w:pPr>
        <w:rPr>
          <w:rFonts w:ascii="Times New Roman" w:hAnsi="Times New Roman" w:cs="Times New Roman"/>
        </w:rPr>
      </w:pPr>
      <w:r w:rsidRPr="001630EB">
        <w:rPr>
          <w:rFonts w:ascii="Times New Roman" w:hAnsi="Times New Roman" w:cs="Times New Roman"/>
        </w:rPr>
        <w:br w:type="page"/>
      </w:r>
    </w:p>
    <w:p w14:paraId="2A0953A6" w14:textId="777E9ECA" w:rsidR="0011570F" w:rsidRPr="001630EB" w:rsidRDefault="00187CE9" w:rsidP="00DF7759">
      <w:pPr>
        <w:pStyle w:val="Heading1"/>
        <w:jc w:val="center"/>
        <w:rPr>
          <w:rFonts w:ascii="Times New Roman" w:hAnsi="Times New Roman" w:cs="Times New Roman"/>
        </w:rPr>
      </w:pPr>
      <w:r w:rsidRPr="001630EB">
        <w:rPr>
          <w:rFonts w:ascii="Times New Roman" w:hAnsi="Times New Roman" w:cs="Times New Roman"/>
        </w:rPr>
        <w:lastRenderedPageBreak/>
        <w:t>References</w:t>
      </w:r>
    </w:p>
    <w:sdt>
      <w:sdtPr>
        <w:rPr>
          <w:rFonts w:ascii="Times New Roman" w:hAnsi="Times New Roman" w:cs="Times New Roman"/>
          <w:color w:val="000000"/>
        </w:rPr>
        <w:tag w:val="MENDELEY_BIBLIOGRAPHY"/>
        <w:id w:val="1178542059"/>
        <w:placeholder>
          <w:docPart w:val="DefaultPlaceholder_-1854013440"/>
        </w:placeholder>
      </w:sdtPr>
      <w:sdtContent>
        <w:p w14:paraId="71631372" w14:textId="77777777" w:rsidR="00A015C8" w:rsidRDefault="00A015C8">
          <w:pPr>
            <w:autoSpaceDE w:val="0"/>
            <w:autoSpaceDN w:val="0"/>
            <w:ind w:hanging="480"/>
            <w:divId w:val="136528970"/>
            <w:rPr>
              <w:rFonts w:eastAsia="Times New Roman"/>
              <w:sz w:val="24"/>
              <w:szCs w:val="24"/>
              <w14:ligatures w14:val="none"/>
            </w:rPr>
          </w:pPr>
          <w:r w:rsidRPr="00A015C8">
            <w:rPr>
              <w:rFonts w:eastAsia="Times New Roman"/>
              <w:lang w:val="es-MX"/>
            </w:rPr>
            <w:t xml:space="preserve">Bracci, S., &amp; De Beeck,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00EDDFD9" w14:textId="77777777" w:rsidR="00A015C8" w:rsidRDefault="00A015C8">
          <w:pPr>
            <w:autoSpaceDE w:val="0"/>
            <w:autoSpaceDN w:val="0"/>
            <w:ind w:hanging="480"/>
            <w:divId w:val="89352720"/>
            <w:rPr>
              <w:rFonts w:eastAsia="Times New Roman"/>
            </w:rPr>
          </w:pPr>
          <w:r>
            <w:rPr>
              <w:rFonts w:eastAsia="Times New Roman"/>
            </w:rPr>
            <w:t xml:space="preserve">Castiello, S., Zhang, W., &amp; Delamater, A. R. (2021). The </w:t>
          </w:r>
          <w:proofErr w:type="spellStart"/>
          <w:r>
            <w:rPr>
              <w:rFonts w:eastAsia="Times New Roman"/>
            </w:rPr>
            <w:t>retrosplenial</w:t>
          </w:r>
          <w:proofErr w:type="spellEnd"/>
          <w:r>
            <w:rPr>
              <w:rFonts w:eastAsia="Times New Roman"/>
            </w:rPr>
            <w:t xml:space="preserve"> cortex as a possible “sensory integration” area: A neural network </w:t>
          </w:r>
          <w:proofErr w:type="spellStart"/>
          <w:r>
            <w:rPr>
              <w:rFonts w:eastAsia="Times New Roman"/>
            </w:rPr>
            <w:t>modeling</w:t>
          </w:r>
          <w:proofErr w:type="spellEnd"/>
          <w:r>
            <w:rPr>
              <w:rFonts w:eastAsia="Times New Roman"/>
            </w:rPr>
            <w:t xml:space="preserve">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40B14B31" w14:textId="77777777" w:rsidR="00A015C8" w:rsidRDefault="00A015C8">
          <w:pPr>
            <w:autoSpaceDE w:val="0"/>
            <w:autoSpaceDN w:val="0"/>
            <w:ind w:hanging="480"/>
            <w:divId w:val="1611086658"/>
            <w:rPr>
              <w:rFonts w:eastAsia="Times New Roman"/>
            </w:rPr>
          </w:pPr>
          <w:r>
            <w:rPr>
              <w:rFonts w:eastAsia="Times New Roman"/>
            </w:rPr>
            <w:t xml:space="preserve">Delamater, A. R. (2012). On the nature of CS and US representations in Pavlovian learning. </w:t>
          </w:r>
          <w:r>
            <w:rPr>
              <w:rFonts w:eastAsia="Times New Roman"/>
              <w:i/>
              <w:iCs/>
            </w:rPr>
            <w:t xml:space="preserve">Learning &amp; </w:t>
          </w:r>
          <w:proofErr w:type="spellStart"/>
          <w:r>
            <w:rPr>
              <w:rFonts w:eastAsia="Times New Roman"/>
              <w:i/>
              <w:iCs/>
            </w:rPr>
            <w:t>Behavior</w:t>
          </w:r>
          <w:proofErr w:type="spellEnd"/>
          <w:r>
            <w:rPr>
              <w:rFonts w:eastAsia="Times New Roman"/>
            </w:rPr>
            <w:t xml:space="preserve">, </w:t>
          </w:r>
          <w:r>
            <w:rPr>
              <w:rFonts w:eastAsia="Times New Roman"/>
              <w:i/>
              <w:iCs/>
            </w:rPr>
            <w:t>40</w:t>
          </w:r>
          <w:r>
            <w:rPr>
              <w:rFonts w:eastAsia="Times New Roman"/>
            </w:rPr>
            <w:t>(1), 1–23. https://doi.org/10.3758/s13420-011-0036-4</w:t>
          </w:r>
        </w:p>
        <w:p w14:paraId="6C9E7BF4" w14:textId="77777777" w:rsidR="00A015C8" w:rsidRDefault="00A015C8">
          <w:pPr>
            <w:autoSpaceDE w:val="0"/>
            <w:autoSpaceDN w:val="0"/>
            <w:ind w:hanging="480"/>
            <w:divId w:val="581187171"/>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17062D30" w14:textId="77777777" w:rsidR="00A015C8" w:rsidRDefault="00A015C8">
          <w:pPr>
            <w:autoSpaceDE w:val="0"/>
            <w:autoSpaceDN w:val="0"/>
            <w:ind w:hanging="480"/>
            <w:divId w:val="1510749601"/>
            <w:rPr>
              <w:rFonts w:eastAsia="Times New Roman"/>
            </w:rPr>
          </w:pPr>
          <w:proofErr w:type="spellStart"/>
          <w:r>
            <w:rPr>
              <w:rFonts w:eastAsia="Times New Roman"/>
            </w:rPr>
            <w:t>Detorakis</w:t>
          </w:r>
          <w:proofErr w:type="spellEnd"/>
          <w:r>
            <w:rPr>
              <w:rFonts w:eastAsia="Times New Roman"/>
            </w:rPr>
            <w:t xml:space="preserve">, G., Bartley, T., &amp; </w:t>
          </w:r>
          <w:proofErr w:type="spellStart"/>
          <w:r>
            <w:rPr>
              <w:rFonts w:eastAsia="Times New Roman"/>
            </w:rPr>
            <w:t>Neftci</w:t>
          </w:r>
          <w:proofErr w:type="spellEnd"/>
          <w:r>
            <w:rPr>
              <w:rFonts w:eastAsia="Times New Roman"/>
            </w:rPr>
            <w:t xml:space="preserve">, E. (2019). Contrastive Hebbian learning with random feedback weights. </w:t>
          </w:r>
          <w:r>
            <w:rPr>
              <w:rFonts w:eastAsia="Times New Roman"/>
              <w:i/>
              <w:iCs/>
            </w:rPr>
            <w:t>Neural Networks</w:t>
          </w:r>
          <w:r>
            <w:rPr>
              <w:rFonts w:eastAsia="Times New Roman"/>
            </w:rPr>
            <w:t xml:space="preserve">, </w:t>
          </w:r>
          <w:r>
            <w:rPr>
              <w:rFonts w:eastAsia="Times New Roman"/>
              <w:i/>
              <w:iCs/>
            </w:rPr>
            <w:t>114</w:t>
          </w:r>
          <w:r>
            <w:rPr>
              <w:rFonts w:eastAsia="Times New Roman"/>
            </w:rPr>
            <w:t>, 1–14. https://doi.org/10.1016/J.NEUNET.2019.01.008</w:t>
          </w:r>
        </w:p>
        <w:p w14:paraId="6300537E" w14:textId="77777777" w:rsidR="00A015C8" w:rsidRDefault="00A015C8">
          <w:pPr>
            <w:autoSpaceDE w:val="0"/>
            <w:autoSpaceDN w:val="0"/>
            <w:ind w:hanging="480"/>
            <w:divId w:val="717896406"/>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(1), 3–14. https://doi.org/10.1037/0097-7403.24.1.292</w:t>
          </w:r>
        </w:p>
        <w:p w14:paraId="1E8FE670" w14:textId="77777777" w:rsidR="00A015C8" w:rsidRDefault="00A015C8">
          <w:pPr>
            <w:autoSpaceDE w:val="0"/>
            <w:autoSpaceDN w:val="0"/>
            <w:ind w:hanging="480"/>
            <w:divId w:val="1982617595"/>
            <w:rPr>
              <w:rFonts w:eastAsia="Times New Roman"/>
            </w:rPr>
          </w:pPr>
          <w:r>
            <w:rPr>
              <w:rFonts w:eastAsia="Times New Roman"/>
            </w:rPr>
            <w:t xml:space="preserve">Kaye, H., &amp; Pearce, J. M. (1984). The strength of the orienting response during Pavlovian conditioning.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10</w:t>
          </w:r>
          <w:r>
            <w:rPr>
              <w:rFonts w:eastAsia="Times New Roman"/>
            </w:rPr>
            <w:t>(1), 90–109. https://doi.org/10.1037/0097-7403.10.1.90</w:t>
          </w:r>
        </w:p>
        <w:p w14:paraId="11880C1D" w14:textId="77777777" w:rsidR="00A015C8" w:rsidRDefault="00A015C8">
          <w:pPr>
            <w:autoSpaceDE w:val="0"/>
            <w:autoSpaceDN w:val="0"/>
            <w:ind w:hanging="480"/>
            <w:divId w:val="2095085425"/>
            <w:rPr>
              <w:rFonts w:eastAsia="Times New Roman"/>
            </w:rPr>
          </w:pPr>
          <w:r>
            <w:rPr>
              <w:rFonts w:eastAsia="Times New Roman"/>
            </w:rPr>
            <w:t xml:space="preserve">Lillicrap, T. P., Santoro, A., Marris, L., Akerman, C. J., &amp; Hinton, G. (2020). Backpropagation and the brain. </w:t>
          </w:r>
          <w:r>
            <w:rPr>
              <w:rFonts w:eastAsia="Times New Roman"/>
              <w:i/>
              <w:iCs/>
            </w:rPr>
            <w:t>Nature Reviews Neuroscience 2020 21:6</w:t>
          </w:r>
          <w:r>
            <w:rPr>
              <w:rFonts w:eastAsia="Times New Roman"/>
            </w:rPr>
            <w:t xml:space="preserve">, </w:t>
          </w:r>
          <w:r>
            <w:rPr>
              <w:rFonts w:eastAsia="Times New Roman"/>
              <w:i/>
              <w:iCs/>
            </w:rPr>
            <w:t>21</w:t>
          </w:r>
          <w:r>
            <w:rPr>
              <w:rFonts w:eastAsia="Times New Roman"/>
            </w:rPr>
            <w:t>(6), 335–346. https://doi.org/10.1038/s41583-020-0277-3</w:t>
          </w:r>
        </w:p>
        <w:p w14:paraId="2B457B92" w14:textId="77777777" w:rsidR="00A015C8" w:rsidRDefault="00A015C8">
          <w:pPr>
            <w:autoSpaceDE w:val="0"/>
            <w:autoSpaceDN w:val="0"/>
            <w:ind w:hanging="480"/>
            <w:divId w:val="1205289822"/>
            <w:rPr>
              <w:rFonts w:eastAsia="Times New Roman"/>
            </w:rPr>
          </w:pPr>
          <w:r>
            <w:rPr>
              <w:rFonts w:eastAsia="Times New Roman"/>
            </w:rPr>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23A24B02" w14:textId="77777777" w:rsidR="00A015C8" w:rsidRDefault="00A015C8">
          <w:pPr>
            <w:autoSpaceDE w:val="0"/>
            <w:autoSpaceDN w:val="0"/>
            <w:ind w:hanging="480"/>
            <w:divId w:val="239827479"/>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 xml:space="preserve">Quantitative analysis of </w:t>
          </w:r>
          <w:proofErr w:type="spellStart"/>
          <w:r>
            <w:rPr>
              <w:rFonts w:eastAsia="Times New Roman"/>
              <w:i/>
              <w:iCs/>
            </w:rPr>
            <w:t>behavior</w:t>
          </w:r>
          <w:proofErr w:type="spellEnd"/>
          <w:r>
            <w:rPr>
              <w:rFonts w:eastAsia="Times New Roman"/>
            </w:rPr>
            <w:t xml:space="preserve"> (Vol. 3). Ballinger.</w:t>
          </w:r>
        </w:p>
        <w:p w14:paraId="242463B2" w14:textId="77777777" w:rsidR="00A015C8" w:rsidRDefault="00A015C8">
          <w:pPr>
            <w:autoSpaceDE w:val="0"/>
            <w:autoSpaceDN w:val="0"/>
            <w:ind w:hanging="480"/>
            <w:divId w:val="269165281"/>
            <w:rPr>
              <w:rFonts w:eastAsia="Times New Roman"/>
            </w:rPr>
          </w:pPr>
          <w:r>
            <w:rPr>
              <w:rFonts w:eastAsia="Times New Roman"/>
            </w:rPr>
            <w:t xml:space="preserve">Peirce, J., Gray, J. R., Simpson, S., MacAskill, M., </w:t>
          </w:r>
          <w:proofErr w:type="spellStart"/>
          <w:r>
            <w:rPr>
              <w:rFonts w:eastAsia="Times New Roman"/>
            </w:rPr>
            <w:t>Höchenberger</w:t>
          </w:r>
          <w:proofErr w:type="spellEnd"/>
          <w:r>
            <w:rPr>
              <w:rFonts w:eastAsia="Times New Roman"/>
            </w:rPr>
            <w:t xml:space="preserve">, R., Sogo, H., Kastman, E., &amp; Lindeløv, J. K. (2019). PsychoPy2: Experiments in </w:t>
          </w:r>
          <w:proofErr w:type="spellStart"/>
          <w:r>
            <w:rPr>
              <w:rFonts w:eastAsia="Times New Roman"/>
            </w:rPr>
            <w:t>behavior</w:t>
          </w:r>
          <w:proofErr w:type="spellEnd"/>
          <w:r>
            <w:rPr>
              <w:rFonts w:eastAsia="Times New Roman"/>
            </w:rPr>
            <w:t xml:space="preserve"> made easy. </w:t>
          </w:r>
          <w:proofErr w:type="spellStart"/>
          <w:r>
            <w:rPr>
              <w:rFonts w:eastAsia="Times New Roman"/>
              <w:i/>
              <w:iCs/>
            </w:rPr>
            <w:t>Behavior</w:t>
          </w:r>
          <w:proofErr w:type="spellEnd"/>
          <w:r>
            <w:rPr>
              <w:rFonts w:eastAsia="Times New Roman"/>
              <w:i/>
              <w:iCs/>
            </w:rPr>
            <w:t xml:space="preserve"> Research Methods</w:t>
          </w:r>
          <w:r>
            <w:rPr>
              <w:rFonts w:eastAsia="Times New Roman"/>
            </w:rPr>
            <w:t xml:space="preserve">, </w:t>
          </w:r>
          <w:r>
            <w:rPr>
              <w:rFonts w:eastAsia="Times New Roman"/>
              <w:i/>
              <w:iCs/>
            </w:rPr>
            <w:t>51</w:t>
          </w:r>
          <w:r>
            <w:rPr>
              <w:rFonts w:eastAsia="Times New Roman"/>
            </w:rPr>
            <w:t>(1), 195–203. https://doi.org/10.3758/S13428-018-01193-Y/FIGURES/3</w:t>
          </w:r>
        </w:p>
        <w:p w14:paraId="23116095" w14:textId="77777777" w:rsidR="00A015C8" w:rsidRDefault="00A015C8">
          <w:pPr>
            <w:autoSpaceDE w:val="0"/>
            <w:autoSpaceDN w:val="0"/>
            <w:ind w:hanging="480"/>
            <w:divId w:val="1147239118"/>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6CB30174" w14:textId="77777777" w:rsidR="00A015C8" w:rsidRDefault="00A015C8">
          <w:pPr>
            <w:autoSpaceDE w:val="0"/>
            <w:autoSpaceDN w:val="0"/>
            <w:ind w:hanging="480"/>
            <w:divId w:val="895361190"/>
            <w:rPr>
              <w:rFonts w:eastAsia="Times New Roman"/>
            </w:rPr>
          </w:pPr>
          <w:r>
            <w:rPr>
              <w:rFonts w:eastAsia="Times New Roman"/>
            </w:rPr>
            <w:t xml:space="preserve">Rumelhart, D. E., Hinton, G. E., &amp; Williams, R. J. (1986). Learning internal representations by error propagation. In D. E. Rumelhart, J. L. McClelland, &amp; the PDP Research Group (Eds.), </w:t>
          </w:r>
          <w:r>
            <w:rPr>
              <w:rFonts w:eastAsia="Times New Roman"/>
              <w:i/>
              <w:iCs/>
            </w:rPr>
            <w:t>Parallel distributed processing: Explorations in the microstructure of cognition. Vol. 1: Foundations</w:t>
          </w:r>
          <w:r>
            <w:rPr>
              <w:rFonts w:eastAsia="Times New Roman"/>
            </w:rPr>
            <w:t xml:space="preserve"> (pp. 318–362). MIT Press.</w:t>
          </w:r>
        </w:p>
        <w:p w14:paraId="2A4BAA5D" w14:textId="77777777" w:rsidR="00A015C8" w:rsidRDefault="00A015C8">
          <w:pPr>
            <w:autoSpaceDE w:val="0"/>
            <w:autoSpaceDN w:val="0"/>
            <w:ind w:hanging="480"/>
            <w:divId w:val="1826975363"/>
            <w:rPr>
              <w:rFonts w:eastAsia="Times New Roman"/>
            </w:rPr>
          </w:pPr>
          <w:proofErr w:type="spellStart"/>
          <w:r>
            <w:rPr>
              <w:rFonts w:eastAsia="Times New Roman"/>
            </w:rPr>
            <w:lastRenderedPageBreak/>
            <w:t>Shervani</w:t>
          </w:r>
          <w:proofErr w:type="spellEnd"/>
          <w:r>
            <w:rPr>
              <w:rFonts w:eastAsia="Times New Roman"/>
            </w:rPr>
            <w:t xml:space="preserve">-Tabar, N., &amp; Rosenbaum, R. (2023). Meta-learning biologically plausible plasticity rules with random feedback pathways. </w:t>
          </w:r>
          <w:r>
            <w:rPr>
              <w:rFonts w:eastAsia="Times New Roman"/>
              <w:i/>
              <w:iCs/>
            </w:rPr>
            <w:t>Nature Communications</w:t>
          </w:r>
          <w:r>
            <w:rPr>
              <w:rFonts w:eastAsia="Times New Roman"/>
            </w:rPr>
            <w:t xml:space="preserve">, </w:t>
          </w:r>
          <w:r>
            <w:rPr>
              <w:rFonts w:eastAsia="Times New Roman"/>
              <w:i/>
              <w:iCs/>
            </w:rPr>
            <w:t>14</w:t>
          </w:r>
          <w:r>
            <w:rPr>
              <w:rFonts w:eastAsia="Times New Roman"/>
            </w:rPr>
            <w:t>(1), 1–12. https://doi.org/10.1038/s41467-023-37562-1</w:t>
          </w:r>
        </w:p>
        <w:p w14:paraId="33D388EE" w14:textId="77777777" w:rsidR="00A015C8" w:rsidRDefault="00A015C8">
          <w:pPr>
            <w:autoSpaceDE w:val="0"/>
            <w:autoSpaceDN w:val="0"/>
            <w:ind w:hanging="480"/>
            <w:divId w:val="412896585"/>
            <w:rPr>
              <w:rFonts w:eastAsia="Times New Roman"/>
            </w:rPr>
          </w:pPr>
          <w:r>
            <w:rPr>
              <w:rFonts w:eastAsia="Times New Roman"/>
            </w:rPr>
            <w:t xml:space="preserve">Urcuioli, P. J., </w:t>
          </w:r>
          <w:proofErr w:type="spellStart"/>
          <w:r>
            <w:rPr>
              <w:rFonts w:eastAsia="Times New Roman"/>
            </w:rPr>
            <w:t>Zentall</w:t>
          </w:r>
          <w:proofErr w:type="spellEnd"/>
          <w:r>
            <w:rPr>
              <w:rFonts w:eastAsia="Times New Roman"/>
            </w:rPr>
            <w:t xml:space="preserve">,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5538CF74" w14:textId="77777777" w:rsidR="00A015C8" w:rsidRDefault="00A015C8">
          <w:pPr>
            <w:autoSpaceDE w:val="0"/>
            <w:autoSpaceDN w:val="0"/>
            <w:ind w:hanging="480"/>
            <w:divId w:val="1512259656"/>
            <w:rPr>
              <w:rFonts w:eastAsia="Times New Roman"/>
            </w:rPr>
          </w:pPr>
          <w:r>
            <w:rPr>
              <w:rFonts w:eastAsia="Times New Roman"/>
            </w:rPr>
            <w:t xml:space="preserve">Xie, X., &amp; Seung, H. S. (2003). Equivalence of Backpropagation and Contrastive Hebbian Learning in a Layered Network. </w:t>
          </w:r>
          <w:r>
            <w:rPr>
              <w:rFonts w:eastAsia="Times New Roman"/>
              <w:i/>
              <w:iCs/>
            </w:rPr>
            <w:t>Neural Computation</w:t>
          </w:r>
          <w:r>
            <w:rPr>
              <w:rFonts w:eastAsia="Times New Roman"/>
            </w:rPr>
            <w:t xml:space="preserve">, </w:t>
          </w:r>
          <w:r>
            <w:rPr>
              <w:rFonts w:eastAsia="Times New Roman"/>
              <w:i/>
              <w:iCs/>
            </w:rPr>
            <w:t>15</w:t>
          </w:r>
          <w:r>
            <w:rPr>
              <w:rFonts w:eastAsia="Times New Roman"/>
            </w:rPr>
            <w:t>(2), 441–454. https://doi.org/10.1162/089976603762552988</w:t>
          </w:r>
        </w:p>
        <w:p w14:paraId="4C297764" w14:textId="7F7B696E" w:rsidR="00DF7759" w:rsidRPr="001630EB" w:rsidRDefault="00A015C8">
          <w:pPr>
            <w:rPr>
              <w:rFonts w:ascii="Times New Roman" w:hAnsi="Times New Roman" w:cs="Times New Roman"/>
            </w:rPr>
          </w:pPr>
          <w:r>
            <w:rPr>
              <w:rFonts w:eastAsia="Times New Roman"/>
            </w:rPr>
            <w:t> </w:t>
          </w:r>
        </w:p>
      </w:sdtContent>
    </w:sdt>
    <w:p w14:paraId="3E521456" w14:textId="030E06D9" w:rsidR="0011570F" w:rsidRPr="001630EB" w:rsidRDefault="0011570F">
      <w:pPr>
        <w:rPr>
          <w:rFonts w:ascii="Times New Roman" w:hAnsi="Times New Roman" w:cs="Times New Roman"/>
        </w:rPr>
      </w:pPr>
      <w:r w:rsidRPr="001630EB">
        <w:rPr>
          <w:rFonts w:ascii="Times New Roman" w:hAnsi="Times New Roman" w:cs="Times New Roman"/>
        </w:rPr>
        <w:br w:type="page"/>
      </w:r>
    </w:p>
    <w:p w14:paraId="3F24CDB9" w14:textId="72339A2C" w:rsidR="0011570F" w:rsidRPr="001630EB" w:rsidRDefault="0011570F" w:rsidP="00DF7759">
      <w:pPr>
        <w:pStyle w:val="Heading1"/>
        <w:jc w:val="center"/>
        <w:rPr>
          <w:rFonts w:ascii="Times New Roman" w:hAnsi="Times New Roman" w:cs="Times New Roman"/>
        </w:rPr>
      </w:pPr>
      <w:r w:rsidRPr="001630EB">
        <w:rPr>
          <w:rFonts w:ascii="Times New Roman" w:hAnsi="Times New Roman" w:cs="Times New Roman"/>
        </w:rPr>
        <w:lastRenderedPageBreak/>
        <w:t>Appendix</w:t>
      </w:r>
    </w:p>
    <w:p w14:paraId="3AA77E29" w14:textId="5D8A1AC7" w:rsidR="00663D07" w:rsidRPr="001630EB" w:rsidRDefault="00056634" w:rsidP="00663D07">
      <w:pPr>
        <w:pStyle w:val="Heading2"/>
        <w:spacing w:line="480" w:lineRule="auto"/>
        <w:rPr>
          <w:rFonts w:ascii="Times New Roman" w:hAnsi="Times New Roman" w:cs="Times New Roman"/>
          <w:i/>
          <w:color w:val="000000" w:themeColor="text1"/>
          <w:sz w:val="24"/>
          <w:szCs w:val="24"/>
        </w:rPr>
      </w:pPr>
      <w:r w:rsidRPr="001630EB">
        <w:rPr>
          <w:rFonts w:ascii="Times New Roman" w:hAnsi="Times New Roman" w:cs="Times New Roman"/>
          <w:i/>
          <w:color w:val="000000" w:themeColor="text1"/>
          <w:sz w:val="24"/>
          <w:szCs w:val="24"/>
        </w:rPr>
        <w:t>Connectionist Model</w:t>
      </w:r>
    </w:p>
    <w:p w14:paraId="469FC722"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color w:val="000000" w:themeColor="text1"/>
        </w:rPr>
        <w:t>The model was implemented with c</w:t>
      </w:r>
      <w:r w:rsidRPr="001630EB">
        <w:rPr>
          <w:rFonts w:ascii="Times New Roman" w:hAnsi="Times New Roman" w:cs="Times New Roman"/>
        </w:rPr>
        <w:t xml:space="preserve">ode written in R and is publicly available at the following website: </w:t>
      </w:r>
      <w:hyperlink r:id="rId28" w:history="1">
        <w:r w:rsidRPr="001630EB">
          <w:rPr>
            <w:rStyle w:val="Hyperlink"/>
            <w:rFonts w:ascii="Times New Roman" w:hAnsi="Times New Roman" w:cs="Times New Roman"/>
          </w:rPr>
          <w:t>https://github.com/santiagocdo/NLM_Bucci_Delamater-Castiello</w:t>
        </w:r>
      </w:hyperlink>
      <w:r w:rsidRPr="001630EB">
        <w:rPr>
          <w:rFonts w:ascii="Times New Roman" w:hAnsi="Times New Roman" w:cs="Times New Roman"/>
        </w:rPr>
        <w:t xml:space="preserve">. The connectionist model consists of a three-layer feedforward neural network, where activations go bottom-up (from CS to US representations) and learning top-down. The layers </w:t>
      </w:r>
      <w:proofErr w:type="gramStart"/>
      <w:r w:rsidRPr="001630EB">
        <w:rPr>
          <w:rFonts w:ascii="Times New Roman" w:hAnsi="Times New Roman" w:cs="Times New Roman"/>
        </w:rPr>
        <w:t>are:</w:t>
      </w:r>
      <w:proofErr w:type="gramEnd"/>
      <w:r w:rsidRPr="001630EB">
        <w:rPr>
          <w:rFonts w:ascii="Times New Roman" w:hAnsi="Times New Roman" w:cs="Times New Roman"/>
        </w:rPr>
        <w:t xml:space="preserve">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rPr>
        <w:t xml:space="preserve">The connectivity constraint between the input and the hidden layer given the visual, multimodal, and auditory pathways (Delamater, 2012) is encoded in the </w:t>
      </w:r>
      <w:r w:rsidRPr="001630EB">
        <w:rPr>
          <w:rFonts w:ascii="Times New Roman" w:hAnsi="Times New Roman" w:cs="Times New Roman"/>
          <w:b/>
        </w:rPr>
        <w:t>C</w:t>
      </w:r>
      <w:r w:rsidRPr="001630EB">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rPr>
        <w:t xml:space="preserve">The model computes weight matrices </w:t>
      </w:r>
      <m:oMath>
        <m:r>
          <m:rPr>
            <m:sty m:val="b"/>
          </m:rPr>
          <w:rPr>
            <w:rFonts w:ascii="Cambria Math" w:hAnsi="Cambria Math" w:cs="Times New Roman"/>
          </w:rPr>
          <m:t>W</m:t>
        </m:r>
      </m:oMath>
      <w:r w:rsidRPr="001630EB">
        <w:rPr>
          <w:rFonts w:ascii="Times New Roman" w:eastAsiaTheme="minorEastAsia" w:hAnsi="Times New Roman" w:cs="Times New Roman"/>
        </w:rPr>
        <w:t xml:space="preserve"> </w:t>
      </w:r>
      <w:r w:rsidRPr="001630EB">
        <w:rPr>
          <w:rFonts w:ascii="Times New Roman" w:hAnsi="Times New Roman" w:cs="Times New Roman"/>
        </w:rPr>
        <w:t xml:space="preserve">for layers 1 and 2, i.e., between input and hidden (L = 1), and between hidden and output (L = 2), at every trial </w:t>
      </w:r>
      <w:r w:rsidRPr="001630EB">
        <w:rPr>
          <w:rFonts w:ascii="Times New Roman" w:hAnsi="Times New Roman" w:cs="Times New Roman"/>
          <w:i/>
        </w:rPr>
        <w:t xml:space="preserve">t. </w:t>
      </w:r>
      <w:r w:rsidRPr="001630EB">
        <w:rPr>
          <w:rFonts w:ascii="Times New Roman" w:hAnsi="Times New Roman" w:cs="Times New Roman"/>
        </w:rPr>
        <w:t xml:space="preserve">The values of </w:t>
      </w:r>
      <m:oMath>
        <m:sSup>
          <m:sSupPr>
            <m:ctrlPr>
              <w:ins w:id="907"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rPr>
        <w:t xml:space="preserve"> at</w:t>
      </w:r>
      <w:r w:rsidRPr="001630EB">
        <w:rPr>
          <w:rFonts w:ascii="Times New Roman" w:hAnsi="Times New Roman" w:cs="Times New Roman"/>
        </w:rPr>
        <w:t xml:space="preserve"> </w:t>
      </w:r>
      <w:r w:rsidRPr="001630EB">
        <w:rPr>
          <w:rFonts w:ascii="Times New Roman" w:hAnsi="Times New Roman" w:cs="Times New Roman"/>
          <w:i/>
        </w:rPr>
        <w:t>t</w:t>
      </w:r>
      <w:r w:rsidRPr="001630EB">
        <w:rPr>
          <w:rFonts w:ascii="Times New Roman" w:hAnsi="Times New Roman" w:cs="Times New Roman"/>
        </w:rPr>
        <w:t xml:space="preserve"> = 0 are random variables from a uniform distribution between -0.5 and 0.5. </w:t>
      </w:r>
      <w:proofErr w:type="gramStart"/>
      <w:r w:rsidRPr="001630EB">
        <w:rPr>
          <w:rFonts w:ascii="Times New Roman" w:hAnsi="Times New Roman" w:cs="Times New Roman"/>
        </w:rPr>
        <w:t>In order to</w:t>
      </w:r>
      <w:proofErr w:type="gramEnd"/>
      <w:r w:rsidRPr="001630EB">
        <w:rPr>
          <w:rFonts w:ascii="Times New Roman" w:hAnsi="Times New Roman" w:cs="Times New Roman"/>
        </w:rPr>
        <w:t xml:space="preserve"> maintain the partial connectivity between input and hidden </w:t>
      </w:r>
      <w:bookmarkStart w:id="908" w:name="_Hlk76820415"/>
      <m:oMath>
        <m:sSup>
          <m:sSupPr>
            <m:ctrlPr>
              <w:ins w:id="909"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1</m:t>
            </m:r>
          </m:sup>
        </m:sSup>
      </m:oMath>
      <w:bookmarkEnd w:id="908"/>
      <w:r w:rsidRPr="001630EB">
        <w:rPr>
          <w:rFonts w:ascii="Times New Roman" w:hAnsi="Times New Roman" w:cs="Times New Roman"/>
        </w:rPr>
        <w:t xml:space="preserve"> is multiplied (via Hadamard product or elementwise multiplication) with </w:t>
      </w:r>
      <w:r w:rsidRPr="001630EB">
        <w:rPr>
          <w:rFonts w:ascii="Times New Roman" w:hAnsi="Times New Roman" w:cs="Times New Roman"/>
          <w:b/>
        </w:rPr>
        <w:t>C</w:t>
      </w:r>
      <w:r w:rsidRPr="001630EB">
        <w:rPr>
          <w:rFonts w:ascii="Times New Roman" w:hAnsi="Times New Roman" w:cs="Times New Roman"/>
        </w:rPr>
        <w:t xml:space="preserve">. On the one hand, </w:t>
      </w:r>
      <m:oMath>
        <m:sSup>
          <m:sSupPr>
            <m:ctrlPr>
              <w:ins w:id="910"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1</m:t>
            </m:r>
          </m:sup>
        </m:sSup>
      </m:oMath>
      <w:r w:rsidRPr="001630EB">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ins w:id="911"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2</m:t>
            </m:r>
          </m:sup>
        </m:sSup>
      </m:oMath>
      <w:r w:rsidRPr="001630EB">
        <w:rPr>
          <w:rFonts w:ascii="Times New Roman" w:hAnsi="Times New Roman" w:cs="Times New Roman"/>
        </w:rPr>
        <w:t xml:space="preserve"> represents the weights between hidden and output units, hence, the matrix size is the number of hidden</w:t>
      </w:r>
      <w:r w:rsidRPr="001630EB">
        <w:rPr>
          <w:rFonts w:ascii="Times New Roman" w:hAnsi="Times New Roman" w:cs="Times New Roman"/>
          <w:i/>
        </w:rPr>
        <w:t xml:space="preserve"> </w:t>
      </w:r>
      <w:r w:rsidRPr="001630EB">
        <w:rPr>
          <w:rFonts w:ascii="Times New Roman" w:hAnsi="Times New Roman" w:cs="Times New Roman"/>
        </w:rPr>
        <w:t xml:space="preserve">x number of outputs. At every </w:t>
      </w:r>
      <w:r w:rsidRPr="001630EB">
        <w:rPr>
          <w:rFonts w:ascii="Times New Roman" w:hAnsi="Times New Roman" w:cs="Times New Roman"/>
          <w:i/>
        </w:rPr>
        <w:t>t</w:t>
      </w:r>
      <w:r w:rsidRPr="001630EB">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ins w:id="912" w:author="Andrew Delamater" w:date="2025-06-20T17:43:00Z" w16du:dateUtc="2025-06-20T21:43:00Z">
                <w:rPr>
                  <w:rFonts w:ascii="Cambria Math" w:hAnsi="Cambria Math" w:cs="Times New Roman"/>
                  <w:i/>
                </w:rPr>
              </w:ins>
            </m:ctrlPr>
          </m:dPr>
          <m:e>
            <m:sSup>
              <m:sSupPr>
                <m:ctrlPr>
                  <w:ins w:id="913"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1630EB">
        <w:rPr>
          <w:rFonts w:ascii="Times New Roman" w:eastAsiaTheme="minorEastAsia" w:hAnsi="Times New Roman" w:cs="Times New Roman"/>
        </w:rPr>
        <w:t>, where this vector contains 0s and 1s, representing presences and absence of CSs). T</w:t>
      </w:r>
      <w:r w:rsidRPr="001630EB">
        <w:rPr>
          <w:rFonts w:ascii="Times New Roman" w:hAnsi="Times New Roman" w:cs="Times New Roman"/>
        </w:rPr>
        <w:t xml:space="preserve">he USs are encoded in a vector </w:t>
      </w:r>
      <m:oMath>
        <m:r>
          <m:rPr>
            <m:sty m:val="b"/>
          </m:rPr>
          <w:rPr>
            <w:rFonts w:ascii="Cambria Math" w:hAnsi="Cambria Math" w:cs="Times New Roman"/>
          </w:rPr>
          <m:t>λ</m:t>
        </m:r>
      </m:oMath>
      <w:r w:rsidRPr="001630EB">
        <w:rPr>
          <w:rFonts w:ascii="Times New Roman" w:hAnsi="Times New Roman" w:cs="Times New Roman"/>
        </w:rPr>
        <w:t xml:space="preserve"> (size is equal to the number of USs)</w:t>
      </w:r>
      <w:r w:rsidRPr="001630EB">
        <w:rPr>
          <w:rStyle w:val="FootnoteReference"/>
          <w:rFonts w:ascii="Times New Roman" w:hAnsi="Times New Roman" w:cs="Times New Roman"/>
        </w:rPr>
        <w:footnoteReference w:id="1"/>
      </w:r>
      <w:r w:rsidRPr="001630EB">
        <w:rPr>
          <w:rFonts w:ascii="Times New Roman" w:hAnsi="Times New Roman" w:cs="Times New Roman"/>
        </w:rPr>
        <w:t>.</w:t>
      </w:r>
    </w:p>
    <w:p w14:paraId="697CF9D5"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i/>
        </w:rPr>
        <w:lastRenderedPageBreak/>
        <w:t>Activation Rule</w:t>
      </w:r>
      <w:r w:rsidRPr="001630EB">
        <w:rPr>
          <w:rFonts w:ascii="Times New Roman" w:hAnsi="Times New Roman" w:cs="Times New Roman"/>
        </w:rPr>
        <w:t>. The first rule of this model specifies how units are activated. The activation of the hidden and output layers is given by a sigmoidal function that receives the net input (</w:t>
      </w:r>
      <w:r w:rsidRPr="001630EB">
        <w:rPr>
          <w:rFonts w:ascii="Times New Roman" w:hAnsi="Times New Roman" w:cs="Times New Roman"/>
          <w:b/>
        </w:rPr>
        <w:t>n</w:t>
      </w:r>
      <w:r w:rsidRPr="001630EB">
        <w:rPr>
          <w:rFonts w:ascii="Times New Roman" w:hAnsi="Times New Roman" w:cs="Times New Roman"/>
        </w:rPr>
        <w:t xml:space="preserve">) vector for the current layer L, i.e., </w:t>
      </w:r>
      <m:oMath>
        <m:sSup>
          <m:sSupPr>
            <m:ctrlPr>
              <w:ins w:id="914"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w:t>
      </w:r>
    </w:p>
    <w:p w14:paraId="7A895BEF" w14:textId="77777777" w:rsidR="00663D07" w:rsidRPr="001630EB"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ins w:id="915" w:author="Andrew Delamater" w:date="2025-06-20T17:43:00Z" w16du:dateUtc="2025-06-20T21:43:00Z">
                <w:rPr>
                  <w:rFonts w:ascii="Cambria Math" w:hAnsi="Cambria Math" w:cs="Times New Roman"/>
                  <w:i/>
                </w:rPr>
              </w:ins>
            </m:ctrlPr>
          </m:dPr>
          <m:e>
            <m:sSup>
              <m:sSupPr>
                <m:ctrlPr>
                  <w:ins w:id="916"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ins w:id="917" w:author="Andrew Delamater" w:date="2025-06-20T17:43:00Z" w16du:dateUtc="2025-06-20T21:43:00Z">
                <w:rPr>
                  <w:rFonts w:ascii="Cambria Math" w:hAnsi="Cambria Math" w:cs="Times New Roman"/>
                  <w:i/>
                </w:rPr>
              </w:ins>
            </m:ctrlPr>
          </m:fPr>
          <m:num>
            <m:r>
              <w:rPr>
                <w:rFonts w:ascii="Cambria Math" w:hAnsi="Cambria Math" w:cs="Times New Roman"/>
              </w:rPr>
              <m:t>1</m:t>
            </m:r>
          </m:num>
          <m:den>
            <m:d>
              <m:dPr>
                <m:ctrlPr>
                  <w:ins w:id="918" w:author="Andrew Delamater" w:date="2025-06-20T17:43:00Z" w16du:dateUtc="2025-06-20T21:43:00Z">
                    <w:rPr>
                      <w:rFonts w:ascii="Cambria Math" w:hAnsi="Cambria Math" w:cs="Times New Roman"/>
                      <w:i/>
                    </w:rPr>
                  </w:ins>
                </m:ctrlPr>
              </m:dPr>
              <m:e>
                <m:r>
                  <w:rPr>
                    <w:rFonts w:ascii="Cambria Math" w:hAnsi="Cambria Math" w:cs="Times New Roman"/>
                  </w:rPr>
                  <m:t>1+</m:t>
                </m:r>
                <m:sSup>
                  <m:sSupPr>
                    <m:ctrlPr>
                      <w:ins w:id="919" w:author="Andrew Delamater" w:date="2025-06-20T17:43:00Z" w16du:dateUtc="2025-06-20T21:43:00Z">
                        <w:rPr>
                          <w:rFonts w:ascii="Cambria Math" w:hAnsi="Cambria Math" w:cs="Times New Roman"/>
                          <w:i/>
                        </w:rPr>
                      </w:ins>
                    </m:ctrlPr>
                  </m:sSupPr>
                  <m:e>
                    <m:r>
                      <w:rPr>
                        <w:rFonts w:ascii="Cambria Math" w:hAnsi="Cambria Math" w:cs="Times New Roman"/>
                      </w:rPr>
                      <m:t>e</m:t>
                    </m:r>
                  </m:e>
                  <m:sup>
                    <m:r>
                      <w:rPr>
                        <w:rFonts w:ascii="Cambria Math" w:hAnsi="Cambria Math" w:cs="Times New Roman"/>
                      </w:rPr>
                      <m:t>-</m:t>
                    </m:r>
                    <m:d>
                      <m:dPr>
                        <m:ctrlPr>
                          <w:ins w:id="920" w:author="Andrew Delamater" w:date="2025-06-20T17:43:00Z" w16du:dateUtc="2025-06-20T21:43:00Z">
                            <w:rPr>
                              <w:rFonts w:ascii="Cambria Math" w:hAnsi="Cambria Math" w:cs="Times New Roman"/>
                              <w:i/>
                            </w:rPr>
                          </w:ins>
                        </m:ctrlPr>
                      </m:dPr>
                      <m:e>
                        <m:sSup>
                          <m:sSupPr>
                            <m:ctrlPr>
                              <w:ins w:id="921"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1630EB">
        <w:rPr>
          <w:rFonts w:ascii="Times New Roman" w:eastAsiaTheme="minorEastAsia" w:hAnsi="Times New Roman" w:cs="Times New Roman"/>
        </w:rPr>
        <w:tab/>
      </w:r>
      <w:r w:rsidRPr="001630EB">
        <w:rPr>
          <w:rFonts w:ascii="Times New Roman" w:eastAsiaTheme="minorEastAsia" w:hAnsi="Times New Roman" w:cs="Times New Roman"/>
        </w:rPr>
        <w:tab/>
        <w:t>(1).</w:t>
      </w:r>
    </w:p>
    <w:p w14:paraId="0298CDD3" w14:textId="77777777" w:rsidR="00663D07" w:rsidRPr="001630EB" w:rsidRDefault="00663D07" w:rsidP="00663D07">
      <w:pPr>
        <w:spacing w:line="480" w:lineRule="auto"/>
        <w:rPr>
          <w:rFonts w:ascii="Times New Roman" w:hAnsi="Times New Roman" w:cs="Times New Roman"/>
        </w:rPr>
      </w:pPr>
      <w:r w:rsidRPr="001630EB">
        <w:rPr>
          <w:rFonts w:ascii="Times New Roman" w:hAnsi="Times New Roman" w:cs="Times New Roman"/>
        </w:rPr>
        <w:t xml:space="preserve">The activations are a real number between 0 and 1. We subtract 2.2. from </w:t>
      </w:r>
      <m:oMath>
        <m:sSup>
          <m:sSupPr>
            <m:ctrlPr>
              <w:ins w:id="922"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 xml:space="preserve"> to shift the sigmoidal curve to the right and obtain low activation levels when elements </w:t>
      </w:r>
      <m:oMath>
        <m:sSup>
          <m:sSupPr>
            <m:ctrlPr>
              <w:ins w:id="923"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 xml:space="preserve"> is 0. The net input for the hidden layer is:</w:t>
      </w:r>
    </w:p>
    <w:p w14:paraId="3B1CBDA4" w14:textId="77777777" w:rsidR="00663D07" w:rsidRPr="001630EB" w:rsidRDefault="00000000" w:rsidP="00663D07">
      <w:pPr>
        <w:spacing w:line="480" w:lineRule="auto"/>
        <w:jc w:val="center"/>
        <w:rPr>
          <w:rFonts w:ascii="Times New Roman" w:eastAsiaTheme="minorEastAsia" w:hAnsi="Times New Roman" w:cs="Times New Roman"/>
        </w:rPr>
      </w:pPr>
      <m:oMath>
        <m:sSup>
          <m:sSupPr>
            <m:ctrlPr>
              <w:ins w:id="924"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ins w:id="925" w:author="Andrew Delamater" w:date="2025-06-20T17:43:00Z" w16du:dateUtc="2025-06-20T21:43:00Z">
                <w:rPr>
                  <w:rFonts w:ascii="Cambria Math" w:hAnsi="Cambria Math" w:cs="Times New Roman"/>
                  <w:i/>
                </w:rPr>
              </w:ins>
            </m:ctrlPr>
          </m:sSupPr>
          <m:e>
            <m:r>
              <w:rPr>
                <w:rFonts w:ascii="Cambria Math" w:hAnsi="Cambria Math" w:cs="Times New Roman"/>
              </w:rPr>
              <m:t>a</m:t>
            </m:r>
            <m:d>
              <m:dPr>
                <m:ctrlPr>
                  <w:ins w:id="926" w:author="Andrew Delamater" w:date="2025-06-20T17:43:00Z" w16du:dateUtc="2025-06-20T21:43:00Z">
                    <w:rPr>
                      <w:rFonts w:ascii="Cambria Math" w:hAnsi="Cambria Math" w:cs="Times New Roman"/>
                      <w:i/>
                    </w:rPr>
                  </w:ins>
                </m:ctrlPr>
              </m:dPr>
              <m:e>
                <m:sSup>
                  <m:sSupPr>
                    <m:ctrlPr>
                      <w:ins w:id="927"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ins w:id="928" w:author="Andrew Delamater" w:date="2025-06-20T17:43:00Z" w16du:dateUtc="2025-06-20T21:43:00Z">
                <w:rPr>
                  <w:rFonts w:ascii="Cambria Math" w:hAnsi="Cambria Math" w:cs="Times New Roman"/>
                  <w:i/>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1630EB">
        <w:rPr>
          <w:rFonts w:ascii="Times New Roman" w:eastAsiaTheme="minorEastAsia" w:hAnsi="Times New Roman" w:cs="Times New Roman"/>
        </w:rPr>
        <w:tab/>
      </w:r>
      <w:r w:rsidR="00663D07" w:rsidRPr="001630EB">
        <w:rPr>
          <w:rFonts w:ascii="Times New Roman" w:eastAsiaTheme="minorEastAsia" w:hAnsi="Times New Roman" w:cs="Times New Roman"/>
        </w:rPr>
        <w:tab/>
        <w:t>(2),</w:t>
      </w:r>
    </w:p>
    <w:p w14:paraId="58A419F1"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w:rPr>
            <w:rFonts w:ascii="Cambria Math" w:hAnsi="Cambria Math" w:cs="Times New Roman"/>
          </w:rPr>
          <m:t>∙</m:t>
        </m:r>
      </m:oMath>
      <w:r w:rsidRPr="001630EB">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1630EB">
        <w:rPr>
          <w:rFonts w:ascii="Times New Roman" w:eastAsiaTheme="minorEastAsia" w:hAnsi="Times New Roman" w:cs="Times New Roman"/>
        </w:rPr>
        <w:t>) column vector (i.e., a row vector), and the matrix.</w:t>
      </w:r>
    </w:p>
    <w:p w14:paraId="2A840978" w14:textId="77777777" w:rsidR="00663D07" w:rsidRPr="001630EB" w:rsidRDefault="00663D07" w:rsidP="00663D07">
      <w:pPr>
        <w:spacing w:line="480" w:lineRule="auto"/>
        <w:ind w:firstLine="708"/>
        <w:rPr>
          <w:rFonts w:ascii="Times New Roman" w:hAnsi="Times New Roman" w:cs="Times New Roman"/>
          <w:bCs/>
          <w:color w:val="000000" w:themeColor="text1"/>
        </w:rPr>
      </w:pPr>
      <w:r w:rsidRPr="001630EB">
        <w:rPr>
          <w:rFonts w:ascii="Times New Roman" w:eastAsiaTheme="minorEastAsia" w:hAnsi="Times New Roman" w:cs="Times New Roman"/>
          <w:i/>
        </w:rPr>
        <w:t>Learning rule</w:t>
      </w:r>
      <w:r w:rsidRPr="001630EB">
        <w:rPr>
          <w:rFonts w:ascii="Times New Roman" w:eastAsiaTheme="minorEastAsia" w:hAnsi="Times New Roman" w:cs="Times New Roman"/>
        </w:rPr>
        <w:t xml:space="preserve">. The second rule of the model specifies how </w:t>
      </w:r>
      <m:oMath>
        <m:sSup>
          <m:sSupPr>
            <m:ctrlPr>
              <w:ins w:id="929" w:author="Andrew Delamater" w:date="2025-06-20T17:43:00Z" w16du:dateUtc="2025-06-20T21:43:00Z">
                <w:rPr>
                  <w:rFonts w:ascii="Cambria Math" w:hAnsi="Cambria Math" w:cs="Times New Roman"/>
                  <w:i/>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rPr>
        <w:t xml:space="preserve"> changes at every </w:t>
      </w:r>
      <w:r w:rsidRPr="001630EB">
        <w:rPr>
          <w:rFonts w:ascii="Times New Roman" w:eastAsiaTheme="minorEastAsia" w:hAnsi="Times New Roman" w:cs="Times New Roman"/>
          <w:i/>
        </w:rPr>
        <w:t>t</w:t>
      </w:r>
      <w:r w:rsidRPr="001630EB">
        <w:rPr>
          <w:rFonts w:ascii="Times New Roman" w:eastAsiaTheme="minorEastAsia" w:hAnsi="Times New Roman" w:cs="Times New Roman"/>
        </w:rPr>
        <w:t xml:space="preserve">. This rule is an adaptation of backpropagation </w:t>
      </w:r>
      <w:r w:rsidRPr="001630EB">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1630EB">
        <w:rPr>
          <w:rFonts w:ascii="Times New Roman" w:hAnsi="Times New Roman" w:cs="Times New Roman"/>
          <w:bCs/>
          <w:i/>
          <w:color w:val="000000" w:themeColor="text1"/>
        </w:rPr>
        <w:t>t</w:t>
      </w:r>
      <w:r w:rsidRPr="001630EB">
        <w:rPr>
          <w:rFonts w:ascii="Times New Roman" w:hAnsi="Times New Roman" w:cs="Times New Roman"/>
          <w:bCs/>
          <w:color w:val="000000" w:themeColor="text1"/>
        </w:rPr>
        <w:t>. Hence:</w:t>
      </w:r>
    </w:p>
    <w:p w14:paraId="266C0F0C" w14:textId="77777777" w:rsidR="00663D07" w:rsidRPr="001630EB" w:rsidRDefault="00000000" w:rsidP="00663D07">
      <w:pPr>
        <w:spacing w:line="480" w:lineRule="auto"/>
        <w:ind w:firstLine="708"/>
        <w:jc w:val="center"/>
        <w:rPr>
          <w:rFonts w:ascii="Times New Roman" w:eastAsiaTheme="minorEastAsia" w:hAnsi="Times New Roman" w:cs="Times New Roman"/>
        </w:rPr>
      </w:pPr>
      <m:oMath>
        <m:sSup>
          <m:sSupPr>
            <m:ctrlPr>
              <w:ins w:id="930"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ins w:id="931" w:author="Andrew Delamater" w:date="2025-06-20T17:43:00Z" w16du:dateUtc="2025-06-20T21:43:00Z">
                <w:rPr>
                  <w:rFonts w:ascii="Cambria Math" w:eastAsiaTheme="minorEastAsia" w:hAnsi="Cambria Math" w:cs="Times New Roman"/>
                  <w:i/>
                </w:rPr>
              </w:ins>
            </m:ctrlPr>
          </m:dPr>
          <m:e>
            <m:eqArr>
              <m:eqArrPr>
                <m:ctrlPr>
                  <w:ins w:id="932" w:author="Andrew Delamater" w:date="2025-06-20T17:43:00Z" w16du:dateUtc="2025-06-20T21:43:00Z">
                    <w:rPr>
                      <w:rFonts w:ascii="Cambria Math" w:eastAsiaTheme="minorEastAsia" w:hAnsi="Cambria Math" w:cs="Times New Roman"/>
                      <w:i/>
                    </w:rPr>
                  </w:ins>
                </m:ctrlPr>
              </m:eqArrPr>
              <m:e>
                <m:sSup>
                  <m:sSupPr>
                    <m:ctrlPr>
                      <w:ins w:id="933"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ins w:id="934"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ins w:id="935"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ins w:id="936"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(output layer)</m:t>
                </m:r>
              </m:e>
            </m:eqArr>
          </m:e>
        </m:d>
      </m:oMath>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rPr>
        <w:t>(3),</w:t>
      </w:r>
    </w:p>
    <w:p w14:paraId="1A89F9A8"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1630EB">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ins w:id="937"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1</m:t>
            </m:r>
          </m:sup>
        </m:sSup>
      </m:oMath>
      <w:r w:rsidRPr="001630EB">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1630EB">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ins w:id="938"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hAnsi="Times New Roman" w:cs="Times New Roman"/>
          <w:bCs/>
          <w:color w:val="000000" w:themeColor="text1"/>
        </w:rPr>
        <w:t xml:space="preserve"> are determined by:</w:t>
      </w:r>
    </w:p>
    <w:p w14:paraId="3A3B61A5" w14:textId="77777777" w:rsidR="00663D07" w:rsidRPr="001630EB"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ins w:id="939"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ins w:id="940" w:author="Andrew Delamater" w:date="2025-06-20T17:43:00Z" w16du:dateUtc="2025-06-20T21:43: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ins w:id="941" w:author="Andrew Delamater" w:date="2025-06-20T17:43:00Z" w16du:dateUtc="2025-06-20T21:43:00Z">
                <w:rPr>
                  <w:rFonts w:ascii="Cambria Math" w:hAnsi="Cambria Math" w:cs="Times New Roman"/>
                  <w:i/>
                </w:rPr>
              </w:ins>
            </m:ctrlPr>
          </m:sSupPr>
          <m:e>
            <m:r>
              <w:rPr>
                <w:rFonts w:ascii="Cambria Math" w:hAnsi="Cambria Math" w:cs="Times New Roman"/>
              </w:rPr>
              <m:t>a</m:t>
            </m:r>
            <m:d>
              <m:dPr>
                <m:ctrlPr>
                  <w:ins w:id="942" w:author="Andrew Delamater" w:date="2025-06-20T17:43:00Z" w16du:dateUtc="2025-06-20T21:43:00Z">
                    <w:rPr>
                      <w:rFonts w:ascii="Cambria Math" w:hAnsi="Cambria Math" w:cs="Times New Roman"/>
                      <w:i/>
                    </w:rPr>
                  </w:ins>
                </m:ctrlPr>
              </m:dPr>
              <m:e>
                <m:sSup>
                  <m:sSupPr>
                    <m:ctrlPr>
                      <w:ins w:id="943"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ins w:id="944"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b/>
        </w:rPr>
        <w:tab/>
      </w:r>
      <w:r w:rsidRPr="001630EB">
        <w:rPr>
          <w:rFonts w:ascii="Times New Roman" w:eastAsiaTheme="minorEastAsia" w:hAnsi="Times New Roman" w:cs="Times New Roman"/>
          <w:b/>
        </w:rPr>
        <w:tab/>
      </w:r>
      <w:r w:rsidRPr="001630EB">
        <w:rPr>
          <w:rFonts w:ascii="Times New Roman" w:eastAsiaTheme="minorEastAsia" w:hAnsi="Times New Roman" w:cs="Times New Roman"/>
        </w:rPr>
        <w:t>(4),</w:t>
      </w:r>
    </w:p>
    <w:p w14:paraId="131DD8F3"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1630EB">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1630EB">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ins w:id="945" w:author="Andrew Delamater" w:date="2025-06-20T17:43:00Z" w16du:dateUtc="2025-06-20T21:43: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1630EB">
        <w:rPr>
          <w:rFonts w:ascii="Times New Roman" w:eastAsiaTheme="minorEastAsia" w:hAnsi="Times New Roman" w:cs="Times New Roman"/>
        </w:rPr>
        <w:t xml:space="preserve"> is a vector of delta values, and encodes the prediction errors that are </w:t>
      </w:r>
      <w:proofErr w:type="gramStart"/>
      <w:r w:rsidRPr="001630EB">
        <w:rPr>
          <w:rFonts w:ascii="Times New Roman" w:eastAsiaTheme="minorEastAsia" w:hAnsi="Times New Roman" w:cs="Times New Roman"/>
        </w:rPr>
        <w:t>back-propagated</w:t>
      </w:r>
      <w:proofErr w:type="gramEnd"/>
      <w:r w:rsidRPr="001630EB">
        <w:rPr>
          <w:rFonts w:ascii="Times New Roman" w:eastAsiaTheme="minorEastAsia" w:hAnsi="Times New Roman" w:cs="Times New Roman"/>
        </w:rPr>
        <w:t xml:space="preserve"> throughout the network, following the next equation:</w:t>
      </w:r>
    </w:p>
    <w:p w14:paraId="7B18AC3A" w14:textId="1767F2FC" w:rsidR="00663D07" w:rsidRPr="001630EB" w:rsidRDefault="00000000" w:rsidP="00663D07">
      <w:pPr>
        <w:spacing w:line="480" w:lineRule="auto"/>
        <w:ind w:firstLine="708"/>
        <w:jc w:val="center"/>
        <w:rPr>
          <w:rFonts w:ascii="Times New Roman" w:eastAsiaTheme="minorEastAsia" w:hAnsi="Times New Roman" w:cs="Times New Roman"/>
        </w:rPr>
      </w:pPr>
      <m:oMath>
        <m:sSup>
          <m:sSupPr>
            <m:ctrlPr>
              <w:ins w:id="946" w:author="Andrew Delamater" w:date="2025-06-20T17:43:00Z" w16du:dateUtc="2025-06-20T21:43: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ins w:id="947" w:author="Andrew Delamater" w:date="2025-06-20T17:43:00Z" w16du:dateUtc="2025-06-20T21:43:00Z">
                <w:rPr>
                  <w:rFonts w:ascii="Cambria Math" w:eastAsiaTheme="minorEastAsia" w:hAnsi="Cambria Math" w:cs="Times New Roman"/>
                  <w:i/>
                </w:rPr>
              </w:ins>
            </m:ctrlPr>
          </m:dPr>
          <m:e>
            <m:eqArr>
              <m:eqArrPr>
                <m:ctrlPr>
                  <w:ins w:id="948" w:author="Andrew Delamater" w:date="2025-06-20T17:43:00Z" w16du:dateUtc="2025-06-20T21:43:00Z">
                    <w:rPr>
                      <w:rFonts w:ascii="Cambria Math" w:eastAsiaTheme="minorEastAsia" w:hAnsi="Cambria Math" w:cs="Times New Roman"/>
                      <w:i/>
                    </w:rPr>
                  </w:ins>
                </m:ctrlPr>
              </m:eqArrPr>
              <m:e>
                <m:d>
                  <m:dPr>
                    <m:ctrlPr>
                      <w:ins w:id="949" w:author="Andrew Delamater" w:date="2025-06-20T17:43:00Z" w16du:dateUtc="2025-06-20T21:43:00Z">
                        <w:rPr>
                          <w:rFonts w:ascii="Cambria Math" w:hAnsi="Cambria Math" w:cs="Times New Roman"/>
                          <w:b/>
                        </w:rPr>
                      </w:ins>
                    </m:ctrlPr>
                  </m:dPr>
                  <m:e>
                    <m:r>
                      <m:rPr>
                        <m:sty m:val="b"/>
                      </m:rPr>
                      <w:rPr>
                        <w:rFonts w:ascii="Cambria Math" w:hAnsi="Cambria Math" w:cs="Times New Roman"/>
                      </w:rPr>
                      <m:t>λ-</m:t>
                    </m:r>
                    <m:r>
                      <w:rPr>
                        <w:rFonts w:ascii="Cambria Math" w:hAnsi="Cambria Math" w:cs="Times New Roman"/>
                      </w:rPr>
                      <m:t>a</m:t>
                    </m:r>
                    <m:d>
                      <m:dPr>
                        <m:ctrlPr>
                          <w:ins w:id="950" w:author="Andrew Delamater" w:date="2025-06-20T17:43:00Z" w16du:dateUtc="2025-06-20T21:43:00Z">
                            <w:rPr>
                              <w:rFonts w:ascii="Cambria Math" w:hAnsi="Cambria Math" w:cs="Times New Roman"/>
                              <w:i/>
                            </w:rPr>
                          </w:ins>
                        </m:ctrlPr>
                      </m:dPr>
                      <m:e>
                        <m:sSup>
                          <m:sSupPr>
                            <m:ctrlPr>
                              <w:ins w:id="951"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ins w:id="952" w:author="Andrew Delamater" w:date="2025-06-20T17:43:00Z" w16du:dateUtc="2025-06-20T21:43:00Z">
                        <w:rPr>
                          <w:rFonts w:ascii="Cambria Math" w:hAnsi="Cambria Math" w:cs="Times New Roman"/>
                          <w:i/>
                        </w:rPr>
                      </w:ins>
                    </m:ctrlPr>
                  </m:dPr>
                  <m:e>
                    <m:sSup>
                      <m:sSupPr>
                        <m:ctrlPr>
                          <w:ins w:id="953"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d>
                  <m:dPr>
                    <m:ctrlPr>
                      <w:ins w:id="954" w:author="Andrew Delamater" w:date="2025-06-20T17:43:00Z" w16du:dateUtc="2025-06-20T21:43:00Z">
                        <w:rPr>
                          <w:rFonts w:ascii="Cambria Math" w:hAnsi="Cambria Math" w:cs="Times New Roman"/>
                          <w:b/>
                        </w:rPr>
                      </w:ins>
                    </m:ctrlPr>
                  </m:dPr>
                  <m:e>
                    <m:r>
                      <m:rPr>
                        <m:sty m:val="p"/>
                      </m:rPr>
                      <w:rPr>
                        <w:rFonts w:ascii="Cambria Math" w:hAnsi="Cambria Math" w:cs="Times New Roman"/>
                      </w:rPr>
                      <m:t>1-</m:t>
                    </m:r>
                    <m:r>
                      <w:rPr>
                        <w:rFonts w:ascii="Cambria Math" w:hAnsi="Cambria Math" w:cs="Times New Roman"/>
                      </w:rPr>
                      <m:t>a</m:t>
                    </m:r>
                    <m:d>
                      <m:dPr>
                        <m:ctrlPr>
                          <w:ins w:id="955" w:author="Andrew Delamater" w:date="2025-06-20T17:43:00Z" w16du:dateUtc="2025-06-20T21:43:00Z">
                            <w:rPr>
                              <w:rFonts w:ascii="Cambria Math" w:hAnsi="Cambria Math" w:cs="Times New Roman"/>
                              <w:i/>
                            </w:rPr>
                          </w:ins>
                        </m:ctrlPr>
                      </m:dPr>
                      <m:e>
                        <m:sSup>
                          <m:sSupPr>
                            <m:ctrlPr>
                              <w:ins w:id="956"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 (output layer)</m:t>
                </m:r>
              </m:e>
              <m:e>
                <m:d>
                  <m:dPr>
                    <m:ctrlPr>
                      <w:ins w:id="957" w:author="Andrew Delamater" w:date="2025-06-20T17:43:00Z" w16du:dateUtc="2025-06-20T21:43:00Z">
                        <w:rPr>
                          <w:rFonts w:ascii="Cambria Math" w:eastAsiaTheme="minorEastAsia" w:hAnsi="Cambria Math" w:cs="Times New Roman"/>
                          <w:i/>
                        </w:rPr>
                      </w:ins>
                    </m:ctrlPr>
                  </m:dPr>
                  <m:e>
                    <m:sSup>
                      <m:sSupPr>
                        <m:ctrlPr>
                          <w:ins w:id="958" w:author="Andrew Delamater" w:date="2025-06-20T17:43:00Z" w16du:dateUtc="2025-06-20T21:43:00Z">
                            <w:rPr>
                              <w:rFonts w:ascii="Cambria Math" w:hAnsi="Cambria Math" w:cs="Times New Roman"/>
                              <w:b/>
                            </w:rPr>
                          </w:ins>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ins w:id="959" w:author="Andrew Delamater" w:date="2025-06-20T17:43:00Z" w16du:dateUtc="2025-06-20T21:43:00Z">
                            <w:rPr>
                              <w:rFonts w:ascii="Cambria Math" w:eastAsiaTheme="minorEastAsia" w:hAnsi="Cambria Math" w:cs="Times New Roman"/>
                              <w:b/>
                              <w:i/>
                            </w:rPr>
                          </w:ins>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ins w:id="960" w:author="Andrew Delamater" w:date="2025-06-20T17:43:00Z" w16du:dateUtc="2025-06-20T21:43:00Z">
                        <w:rPr>
                          <w:rFonts w:ascii="Cambria Math" w:hAnsi="Cambria Math" w:cs="Times New Roman"/>
                          <w:i/>
                        </w:rPr>
                      </w:ins>
                    </m:ctrlPr>
                  </m:dPr>
                  <m:e>
                    <m:sSup>
                      <m:sSupPr>
                        <m:ctrlPr>
                          <w:ins w:id="961"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d>
                  <m:dPr>
                    <m:ctrlPr>
                      <w:ins w:id="962" w:author="Andrew Delamater" w:date="2025-06-20T17:43:00Z" w16du:dateUtc="2025-06-20T21:43:00Z">
                        <w:rPr>
                          <w:rFonts w:ascii="Cambria Math" w:hAnsi="Cambria Math" w:cs="Times New Roman"/>
                          <w:b/>
                        </w:rPr>
                      </w:ins>
                    </m:ctrlPr>
                  </m:dPr>
                  <m:e>
                    <m:r>
                      <m:rPr>
                        <m:sty m:val="p"/>
                      </m:rPr>
                      <w:rPr>
                        <w:rFonts w:ascii="Cambria Math" w:hAnsi="Cambria Math" w:cs="Times New Roman"/>
                      </w:rPr>
                      <m:t>1-</m:t>
                    </m:r>
                    <m:r>
                      <w:rPr>
                        <w:rFonts w:ascii="Cambria Math" w:hAnsi="Cambria Math" w:cs="Times New Roman"/>
                      </w:rPr>
                      <m:t>a</m:t>
                    </m:r>
                    <m:d>
                      <m:dPr>
                        <m:ctrlPr>
                          <w:ins w:id="963" w:author="Andrew Delamater" w:date="2025-06-20T17:43:00Z" w16du:dateUtc="2025-06-20T21:43:00Z">
                            <w:rPr>
                              <w:rFonts w:ascii="Cambria Math" w:hAnsi="Cambria Math" w:cs="Times New Roman"/>
                              <w:i/>
                            </w:rPr>
                          </w:ins>
                        </m:ctrlPr>
                      </m:dPr>
                      <m:e>
                        <m:sSup>
                          <m:sSupPr>
                            <m:ctrlPr>
                              <w:ins w:id="964" w:author="Andrew Delamater" w:date="2025-06-20T17:43:00Z" w16du:dateUtc="2025-06-20T21:43:00Z">
                                <w:rPr>
                                  <w:rFonts w:ascii="Cambria Math" w:hAnsi="Cambria Math" w:cs="Times New Roman"/>
                                  <w:b/>
                                </w:rPr>
                              </w:ins>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hidden layer)</m:t>
                </m:r>
              </m:e>
            </m:eqArr>
          </m:e>
        </m:d>
      </m:oMath>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rPr>
        <w:t>(5),</w:t>
      </w:r>
    </w:p>
    <w:p w14:paraId="1FE6A029" w14:textId="11092E55" w:rsidR="00663D07" w:rsidRPr="00127191" w:rsidRDefault="00663D07" w:rsidP="00127191">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m:rPr>
            <m:sty m:val="b"/>
          </m:rPr>
          <w:rPr>
            <w:rFonts w:ascii="Cambria Math" w:hAnsi="Cambria Math" w:cs="Times New Roman"/>
          </w:rPr>
          <m:t>λ</m:t>
        </m:r>
      </m:oMath>
      <w:r w:rsidRPr="001630EB">
        <w:rPr>
          <w:rFonts w:ascii="Times New Roman" w:eastAsiaTheme="minorEastAsia" w:hAnsi="Times New Roman" w:cs="Times New Roman"/>
        </w:rPr>
        <w:t xml:space="preserve"> is a vector which encodes with 0s (absent) and 1s (present) the USs at every </w:t>
      </w:r>
      <w:r w:rsidRPr="001630EB">
        <w:rPr>
          <w:rFonts w:ascii="Times New Roman" w:eastAsiaTheme="minorEastAsia" w:hAnsi="Times New Roman" w:cs="Times New Roman"/>
          <w:i/>
        </w:rPr>
        <w:t>t</w:t>
      </w:r>
      <w:r w:rsidRPr="001630EB">
        <w:rPr>
          <w:rFonts w:ascii="Times New Roman" w:eastAsiaTheme="minorEastAsia" w:hAnsi="Times New Roman" w:cs="Times New Roman"/>
        </w:rPr>
        <w:t>.</w:t>
      </w:r>
    </w:p>
    <w:p w14:paraId="04007689" w14:textId="34823C44" w:rsidR="00663D07" w:rsidRPr="001630EB" w:rsidRDefault="006C4118" w:rsidP="002518F1">
      <w:pPr>
        <w:pStyle w:val="Heading2"/>
        <w:rPr>
          <w:rFonts w:ascii="Times New Roman" w:hAnsi="Times New Roman" w:cs="Times New Roman"/>
        </w:rPr>
      </w:pPr>
      <w:r w:rsidRPr="001630EB">
        <w:rPr>
          <w:rFonts w:ascii="Times New Roman" w:hAnsi="Times New Roman" w:cs="Times New Roman"/>
        </w:rPr>
        <w:t>Instructions</w:t>
      </w:r>
    </w:p>
    <w:p w14:paraId="21190060" w14:textId="20D0071D" w:rsidR="002518F1" w:rsidRPr="001630EB" w:rsidRDefault="006C4118" w:rsidP="00663D07">
      <w:pPr>
        <w:pStyle w:val="Heading3"/>
        <w:rPr>
          <w:rFonts w:ascii="Times New Roman" w:hAnsi="Times New Roman" w:cs="Times New Roman"/>
        </w:rPr>
      </w:pPr>
      <w:r w:rsidRPr="001630EB">
        <w:rPr>
          <w:rFonts w:ascii="Times New Roman" w:hAnsi="Times New Roman" w:cs="Times New Roman"/>
        </w:rPr>
        <w:t>Experiment 1a and 1b</w:t>
      </w:r>
    </w:p>
    <w:p w14:paraId="06F4B6A0" w14:textId="7FE73C06"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 xml:space="preserve">Your response times are also important. Please make your response choices as quickly, but also as accurately, as you can. Your feedback will display the time (in sec) that it took for you to reach your decision, </w:t>
      </w:r>
      <w:proofErr w:type="gramStart"/>
      <w:r w:rsidRPr="001630EB">
        <w:rPr>
          <w:rFonts w:ascii="Times New Roman" w:hAnsi="Times New Roman" w:cs="Times New Roman"/>
        </w:rPr>
        <w:t>and also</w:t>
      </w:r>
      <w:proofErr w:type="gramEnd"/>
      <w:r w:rsidRPr="001630EB">
        <w:rPr>
          <w:rFonts w:ascii="Times New Roman" w:hAnsi="Times New Roman" w:cs="Times New Roman"/>
        </w:rPr>
        <w:t xml:space="preserve"> if your choice was correct (with a high pitch sound) or not (low pitch sound).</w:t>
      </w:r>
    </w:p>
    <w:p w14:paraId="05696FA3" w14:textId="4CBFF487"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There will be a break halfway through.</w:t>
      </w:r>
    </w:p>
    <w:p w14:paraId="6DEFA8AC" w14:textId="38EC71BE"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Press the space bar when you are ready to begin.</w:t>
      </w:r>
    </w:p>
    <w:p w14:paraId="29E4C03A" w14:textId="77777777" w:rsidR="00A97CFC" w:rsidRPr="001630EB" w:rsidRDefault="00A97CFC" w:rsidP="006C4118">
      <w:pPr>
        <w:rPr>
          <w:rFonts w:ascii="Times New Roman" w:hAnsi="Times New Roman" w:cs="Times New Roman"/>
        </w:rPr>
      </w:pPr>
    </w:p>
    <w:p w14:paraId="4274ECD6" w14:textId="41748357" w:rsidR="00A51386" w:rsidRPr="001630EB" w:rsidRDefault="002518F1" w:rsidP="00663D07">
      <w:pPr>
        <w:pStyle w:val="Heading3"/>
        <w:rPr>
          <w:rFonts w:ascii="Times New Roman" w:hAnsi="Times New Roman" w:cs="Times New Roman"/>
        </w:rPr>
      </w:pPr>
      <w:r w:rsidRPr="001630EB">
        <w:rPr>
          <w:rFonts w:ascii="Times New Roman" w:hAnsi="Times New Roman" w:cs="Times New Roman"/>
        </w:rPr>
        <w:t>Experiment 2</w:t>
      </w:r>
    </w:p>
    <w:p w14:paraId="3B653986" w14:textId="423A6D36" w:rsidR="00A51386" w:rsidRPr="001630EB" w:rsidRDefault="00361CB4" w:rsidP="00485F0D">
      <w:pPr>
        <w:rPr>
          <w:rFonts w:ascii="Times New Roman" w:hAnsi="Times New Roman" w:cs="Times New Roman"/>
        </w:rPr>
      </w:pPr>
      <w:commentRangeStart w:id="965"/>
      <w:r w:rsidRPr="001630EB">
        <w:rPr>
          <w:rFonts w:ascii="Times New Roman" w:hAnsi="Times New Roman" w:cs="Times New Roman"/>
        </w:rPr>
        <w:t>[</w:t>
      </w:r>
      <w:proofErr w:type="spellStart"/>
      <w:r w:rsidRPr="001630EB">
        <w:rPr>
          <w:rFonts w:ascii="Times New Roman" w:hAnsi="Times New Roman" w:cs="Times New Roman"/>
        </w:rPr>
        <w:t>categorySimilarity</w:t>
      </w:r>
      <w:proofErr w:type="spellEnd"/>
      <w:r w:rsidRPr="001630EB">
        <w:rPr>
          <w:rFonts w:ascii="Times New Roman" w:hAnsi="Times New Roman" w:cs="Times New Roman"/>
        </w:rPr>
        <w:t>]</w:t>
      </w:r>
    </w:p>
    <w:p w14:paraId="0A5DE6E8" w14:textId="355C962F" w:rsidR="00485F0D" w:rsidRPr="001630EB" w:rsidRDefault="00A51386" w:rsidP="00485F0D">
      <w:pPr>
        <w:rPr>
          <w:rFonts w:ascii="Times New Roman" w:hAnsi="Times New Roman" w:cs="Times New Roman"/>
        </w:rPr>
      </w:pPr>
      <w:r w:rsidRPr="001630EB">
        <w:rPr>
          <w:rFonts w:ascii="Times New Roman" w:hAnsi="Times New Roman" w:cs="Times New Roman"/>
        </w:rPr>
        <w:t>I</w:t>
      </w:r>
      <w:r w:rsidR="00485F0D" w:rsidRPr="001630EB">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1630EB" w:rsidRDefault="00485F0D" w:rsidP="00485F0D">
      <w:pPr>
        <w:rPr>
          <w:rFonts w:ascii="Times New Roman" w:hAnsi="Times New Roman" w:cs="Times New Roman"/>
        </w:rPr>
      </w:pPr>
      <w:r w:rsidRPr="001630EB">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1630EB" w:rsidRDefault="00485F0D" w:rsidP="00485F0D">
      <w:pPr>
        <w:rPr>
          <w:rFonts w:ascii="Times New Roman" w:hAnsi="Times New Roman" w:cs="Times New Roman"/>
        </w:rPr>
      </w:pPr>
      <w:r w:rsidRPr="001630EB">
        <w:rPr>
          <w:rFonts w:ascii="Times New Roman" w:hAnsi="Times New Roman" w:cs="Times New Roman"/>
        </w:rPr>
        <w:t>There will be a break between both parts.</w:t>
      </w:r>
    </w:p>
    <w:p w14:paraId="6EBD00F3" w14:textId="30C8FCE0" w:rsidR="005306AF" w:rsidRPr="001630EB" w:rsidRDefault="00485F0D" w:rsidP="00485F0D">
      <w:pPr>
        <w:rPr>
          <w:rFonts w:ascii="Times New Roman" w:hAnsi="Times New Roman" w:cs="Times New Roman"/>
        </w:rPr>
      </w:pPr>
      <w:r w:rsidRPr="001630EB">
        <w:rPr>
          <w:rFonts w:ascii="Times New Roman" w:hAnsi="Times New Roman" w:cs="Times New Roman"/>
        </w:rPr>
        <w:t>Press the space bar when you are ready to begin.</w:t>
      </w:r>
    </w:p>
    <w:p w14:paraId="0D57066B" w14:textId="77777777" w:rsidR="005A3693" w:rsidRPr="001630EB" w:rsidRDefault="005A3693" w:rsidP="005E4AC4">
      <w:pPr>
        <w:rPr>
          <w:rFonts w:ascii="Times New Roman" w:hAnsi="Times New Roman" w:cs="Times New Roman"/>
        </w:rPr>
      </w:pPr>
    </w:p>
    <w:p w14:paraId="4D4DA131" w14:textId="46464764" w:rsidR="005306AF" w:rsidRPr="001630EB" w:rsidRDefault="00361CB4" w:rsidP="005E4AC4">
      <w:pPr>
        <w:rPr>
          <w:rFonts w:ascii="Times New Roman" w:hAnsi="Times New Roman" w:cs="Times New Roman"/>
        </w:rPr>
      </w:pPr>
      <w:r w:rsidRPr="001630EB">
        <w:rPr>
          <w:rFonts w:ascii="Times New Roman" w:hAnsi="Times New Roman" w:cs="Times New Roman"/>
        </w:rPr>
        <w:t>[</w:t>
      </w:r>
      <w:proofErr w:type="spellStart"/>
      <w:r w:rsidRPr="001630EB">
        <w:rPr>
          <w:rFonts w:ascii="Times New Roman" w:hAnsi="Times New Roman" w:cs="Times New Roman"/>
        </w:rPr>
        <w:t>fractal_similarity</w:t>
      </w:r>
      <w:proofErr w:type="spellEnd"/>
      <w:r w:rsidRPr="001630EB">
        <w:rPr>
          <w:rFonts w:ascii="Times New Roman" w:hAnsi="Times New Roman" w:cs="Times New Roman"/>
        </w:rPr>
        <w:t>]</w:t>
      </w:r>
    </w:p>
    <w:p w14:paraId="3EF83146" w14:textId="0321BF97" w:rsidR="005A3693" w:rsidRPr="001630EB" w:rsidRDefault="005A3693" w:rsidP="005A3693">
      <w:pPr>
        <w:rPr>
          <w:rFonts w:ascii="Times New Roman" w:hAnsi="Times New Roman" w:cs="Times New Roman"/>
        </w:rPr>
      </w:pPr>
      <w:r w:rsidRPr="001630EB">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1630EB" w:rsidRDefault="005A3693" w:rsidP="005A3693">
      <w:pPr>
        <w:rPr>
          <w:rFonts w:ascii="Times New Roman" w:hAnsi="Times New Roman" w:cs="Times New Roman"/>
        </w:rPr>
      </w:pPr>
      <w:r w:rsidRPr="001630EB">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1630EB" w:rsidRDefault="005A3693" w:rsidP="005A3693">
      <w:pPr>
        <w:rPr>
          <w:rFonts w:ascii="Times New Roman" w:hAnsi="Times New Roman" w:cs="Times New Roman"/>
        </w:rPr>
      </w:pPr>
      <w:r w:rsidRPr="001630EB">
        <w:rPr>
          <w:rFonts w:ascii="Times New Roman" w:hAnsi="Times New Roman" w:cs="Times New Roman"/>
        </w:rPr>
        <w:lastRenderedPageBreak/>
        <w:t>There will be a break between both parts.</w:t>
      </w:r>
    </w:p>
    <w:p w14:paraId="11B139D5" w14:textId="36FF0957" w:rsidR="005306AF" w:rsidRPr="001630EB" w:rsidRDefault="005A3693" w:rsidP="005A3693">
      <w:pPr>
        <w:rPr>
          <w:rFonts w:ascii="Times New Roman" w:hAnsi="Times New Roman" w:cs="Times New Roman"/>
        </w:rPr>
      </w:pPr>
      <w:r w:rsidRPr="001630EB">
        <w:rPr>
          <w:rFonts w:ascii="Times New Roman" w:hAnsi="Times New Roman" w:cs="Times New Roman"/>
        </w:rPr>
        <w:t>Press the space bar when you are ready to begin.</w:t>
      </w:r>
      <w:commentRangeEnd w:id="965"/>
      <w:r w:rsidR="00FF59F3" w:rsidRPr="001630EB">
        <w:rPr>
          <w:rStyle w:val="CommentReference"/>
          <w:rFonts w:ascii="Times New Roman" w:hAnsi="Times New Roman" w:cs="Times New Roman"/>
        </w:rPr>
        <w:commentReference w:id="965"/>
      </w:r>
    </w:p>
    <w:p w14:paraId="7E2DD3BC" w14:textId="77777777" w:rsidR="002518F1" w:rsidRPr="001630EB" w:rsidRDefault="002518F1" w:rsidP="00056634">
      <w:pPr>
        <w:pStyle w:val="Heading2"/>
        <w:rPr>
          <w:rFonts w:ascii="Times New Roman" w:hAnsi="Times New Roman" w:cs="Times New Roman"/>
        </w:rPr>
      </w:pPr>
      <w:r w:rsidRPr="001630EB">
        <w:rPr>
          <w:rFonts w:ascii="Times New Roman" w:hAnsi="Times New Roman" w:cs="Times New Roman"/>
        </w:rPr>
        <w:t xml:space="preserve">Informed Consent </w:t>
      </w:r>
    </w:p>
    <w:p w14:paraId="671CE150"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1630EB" w:rsidRDefault="002518F1" w:rsidP="002518F1">
      <w:pPr>
        <w:rPr>
          <w:rFonts w:ascii="Times New Roman" w:hAnsi="Times New Roman" w:cs="Times New Roman"/>
        </w:rPr>
      </w:pPr>
      <w:r w:rsidRPr="001630EB">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1630EB" w:rsidRDefault="002518F1" w:rsidP="002518F1">
      <w:pPr>
        <w:rPr>
          <w:rFonts w:ascii="Times New Roman" w:hAnsi="Times New Roman" w:cs="Times New Roman"/>
        </w:rPr>
      </w:pPr>
      <w:r w:rsidRPr="001630EB">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1630EB" w:rsidRDefault="002518F1" w:rsidP="002518F1">
      <w:pPr>
        <w:rPr>
          <w:rFonts w:ascii="Times New Roman" w:hAnsi="Times New Roman" w:cs="Times New Roman"/>
        </w:rPr>
      </w:pPr>
      <w:r w:rsidRPr="001630EB">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0D61F4ED"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If you wish to participate in the study, please press the spacebar for additional instructions.</w:t>
      </w:r>
    </w:p>
    <w:p w14:paraId="22126648" w14:textId="77777777" w:rsidR="006C4118" w:rsidRPr="001630EB" w:rsidRDefault="006C4118" w:rsidP="006C4118">
      <w:pPr>
        <w:rPr>
          <w:rFonts w:ascii="Times New Roman" w:hAnsi="Times New Roman" w:cs="Times New Roman"/>
        </w:rPr>
      </w:pPr>
    </w:p>
    <w:p w14:paraId="4C779E68" w14:textId="474621E5" w:rsidR="00EB7464" w:rsidRPr="001630EB" w:rsidRDefault="00EB7464">
      <w:pPr>
        <w:rPr>
          <w:rFonts w:ascii="Times New Roman" w:eastAsiaTheme="majorEastAsia" w:hAnsi="Times New Roman" w:cs="Times New Roman"/>
          <w:color w:val="0F4761" w:themeColor="accent1" w:themeShade="BF"/>
          <w:sz w:val="32"/>
          <w:szCs w:val="32"/>
        </w:rPr>
      </w:pPr>
      <w:r w:rsidRPr="001630EB">
        <w:rPr>
          <w:rFonts w:ascii="Times New Roman" w:eastAsiaTheme="majorEastAsia" w:hAnsi="Times New Roman" w:cs="Times New Roman"/>
          <w:color w:val="0F4761" w:themeColor="accent1" w:themeShade="BF"/>
          <w:sz w:val="32"/>
          <w:szCs w:val="32"/>
        </w:rPr>
        <w:br w:type="page"/>
      </w:r>
    </w:p>
    <w:p w14:paraId="650BCB86" w14:textId="7CB08FEF" w:rsidR="00EB7464" w:rsidRPr="001630EB" w:rsidRDefault="00EB7464" w:rsidP="00EB7464">
      <w:pPr>
        <w:pStyle w:val="Heading1"/>
        <w:jc w:val="center"/>
        <w:rPr>
          <w:rFonts w:ascii="Times New Roman" w:hAnsi="Times New Roman" w:cs="Times New Roman"/>
        </w:rPr>
      </w:pPr>
      <w:r w:rsidRPr="001630EB">
        <w:rPr>
          <w:rFonts w:ascii="Times New Roman" w:hAnsi="Times New Roman" w:cs="Times New Roman"/>
        </w:rPr>
        <w:lastRenderedPageBreak/>
        <w:t>Supplementary Information</w:t>
      </w:r>
    </w:p>
    <w:p w14:paraId="20F376F4" w14:textId="77777777" w:rsidR="00EB7464" w:rsidRPr="001630EB" w:rsidRDefault="00EB7464" w:rsidP="00EB7464">
      <w:pPr>
        <w:pStyle w:val="Heading2"/>
        <w:rPr>
          <w:rFonts w:ascii="Times New Roman" w:hAnsi="Times New Roman" w:cs="Times New Roman"/>
        </w:rPr>
      </w:pPr>
      <w:r w:rsidRPr="001630EB">
        <w:rPr>
          <w:rFonts w:ascii="Times New Roman" w:hAnsi="Times New Roman" w:cs="Times New Roman"/>
        </w:rPr>
        <w:t xml:space="preserve">Experiment 1a: Sensitivity Analysis of the Reaction Time </w:t>
      </w:r>
    </w:p>
    <w:p w14:paraId="0A9CE320" w14:textId="705BED36" w:rsidR="00EB7464" w:rsidRPr="001630EB" w:rsidRDefault="009D0CBF" w:rsidP="005F4919">
      <w:pPr>
        <w:ind w:firstLine="720"/>
        <w:rPr>
          <w:rFonts w:ascii="Times New Roman" w:hAnsi="Times New Roman" w:cs="Times New Roman"/>
        </w:rPr>
      </w:pPr>
      <w:r w:rsidRPr="009D0CBF">
        <w:rPr>
          <w:rFonts w:ascii="Times New Roman" w:hAnsi="Times New Roman" w:cs="Times New Roman"/>
          <w:i/>
          <w:iCs/>
        </w:rPr>
        <w:t>RT transformed with Natural Logarithm</w:t>
      </w:r>
      <w:r>
        <w:rPr>
          <w:rFonts w:ascii="Times New Roman" w:hAnsi="Times New Roman" w:cs="Times New Roman"/>
        </w:rPr>
        <w:t>.</w:t>
      </w:r>
      <w:r w:rsidR="00EB7464" w:rsidRPr="001630EB">
        <w:rPr>
          <w:rFonts w:ascii="Times New Roman" w:hAnsi="Times New Roman" w:cs="Times New Roman"/>
        </w:rPr>
        <w:t xml:space="preserve"> </w:t>
      </w:r>
      <w:r w:rsidR="00E406DC">
        <w:rPr>
          <w:rFonts w:ascii="Times New Roman" w:hAnsi="Times New Roman" w:cs="Times New Roman"/>
        </w:rPr>
        <w:t>W</w:t>
      </w:r>
      <w:r w:rsidR="00EB7464" w:rsidRPr="001630EB">
        <w:rPr>
          <w:rFonts w:ascii="Times New Roman" w:hAnsi="Times New Roman" w:cs="Times New Roman"/>
        </w:rPr>
        <w:t>e ran the same LMM with condition (total versus partial), block, and its interaction. We found no main effects in Total-Condition [</w:t>
      </w:r>
      <m:oMath>
        <m:sSub>
          <m:sSubPr>
            <m:ctrlPr>
              <w:ins w:id="966"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00EB7464" w:rsidRPr="001630EB">
        <w:rPr>
          <w:rFonts w:ascii="Times New Roman" w:hAnsi="Times New Roman" w:cs="Times New Roman"/>
        </w:rPr>
        <w:t>] nor Block [</w:t>
      </w:r>
      <m:oMath>
        <m:sSub>
          <m:sSubPr>
            <m:ctrlPr>
              <w:ins w:id="967"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00EB7464" w:rsidRPr="001630EB">
        <w:rPr>
          <w:rFonts w:ascii="Times New Roman" w:hAnsi="Times New Roman" w:cs="Times New Roman"/>
        </w:rPr>
        <w:t>], and no Interaction [</w:t>
      </w:r>
      <m:oMath>
        <m:sSub>
          <m:sSubPr>
            <m:ctrlPr>
              <w:ins w:id="968"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00EB7464" w:rsidRPr="001630EB">
        <w:rPr>
          <w:rFonts w:ascii="Times New Roman" w:hAnsi="Times New Roman" w:cs="Times New Roman"/>
        </w:rPr>
        <w:t>].</w:t>
      </w:r>
    </w:p>
    <w:p w14:paraId="619C85C7" w14:textId="7216EA1A" w:rsidR="009D0CBF" w:rsidRPr="001630EB" w:rsidRDefault="009D0CBF" w:rsidP="009D0CBF">
      <w:pPr>
        <w:ind w:firstLine="720"/>
        <w:rPr>
          <w:rFonts w:ascii="Times New Roman" w:hAnsi="Times New Roman" w:cs="Times New Roman"/>
        </w:rPr>
      </w:pPr>
      <w:r w:rsidRPr="009D0CBF">
        <w:rPr>
          <w:rFonts w:ascii="Times New Roman" w:hAnsi="Times New Roman" w:cs="Times New Roman"/>
          <w:i/>
          <w:iCs/>
        </w:rPr>
        <w:t xml:space="preserve">RT transformed with </w:t>
      </w:r>
      <w:r>
        <w:rPr>
          <w:rFonts w:ascii="Times New Roman" w:hAnsi="Times New Roman" w:cs="Times New Roman"/>
          <w:i/>
          <w:iCs/>
        </w:rPr>
        <w:t>Root</w:t>
      </w:r>
      <w:r w:rsidR="00E406DC">
        <w:rPr>
          <w:rFonts w:ascii="Times New Roman" w:hAnsi="Times New Roman" w:cs="Times New Roman"/>
          <w:i/>
          <w:iCs/>
        </w:rPr>
        <w:t xml:space="preserve"> </w:t>
      </w:r>
      <w:r>
        <w:rPr>
          <w:rFonts w:ascii="Times New Roman" w:hAnsi="Times New Roman" w:cs="Times New Roman"/>
          <w:i/>
          <w:iCs/>
        </w:rPr>
        <w:t>Squ</w:t>
      </w:r>
      <w:r w:rsidR="00E406DC">
        <w:rPr>
          <w:rFonts w:ascii="Times New Roman" w:hAnsi="Times New Roman" w:cs="Times New Roman"/>
          <w:i/>
          <w:iCs/>
        </w:rPr>
        <w:t>are</w:t>
      </w:r>
      <w:r>
        <w:rPr>
          <w:rFonts w:ascii="Times New Roman" w:hAnsi="Times New Roman" w:cs="Times New Roman"/>
        </w:rPr>
        <w:t>.</w:t>
      </w:r>
      <w:r w:rsidRPr="001630EB">
        <w:rPr>
          <w:rFonts w:ascii="Times New Roman" w:hAnsi="Times New Roman" w:cs="Times New Roman"/>
        </w:rPr>
        <w:t xml:space="preserve"> </w:t>
      </w:r>
      <w:r w:rsidR="00E406DC">
        <w:rPr>
          <w:rFonts w:ascii="Times New Roman" w:hAnsi="Times New Roman" w:cs="Times New Roman"/>
        </w:rPr>
        <w:t>W</w:t>
      </w:r>
      <w:r w:rsidRPr="001630EB">
        <w:rPr>
          <w:rFonts w:ascii="Times New Roman" w:hAnsi="Times New Roman" w:cs="Times New Roman"/>
        </w:rPr>
        <w:t>e ran the same LMM with condition (total versus partial), block, and its interaction. We found no main effects in Total-Condition [</w:t>
      </w:r>
      <m:oMath>
        <m:sSub>
          <m:sSubPr>
            <m:ctrlPr>
              <w:ins w:id="969"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1630EB">
        <w:rPr>
          <w:rFonts w:ascii="Times New Roman" w:hAnsi="Times New Roman" w:cs="Times New Roman"/>
        </w:rPr>
        <w:t>] nor Block [</w:t>
      </w:r>
      <m:oMath>
        <m:sSub>
          <m:sSubPr>
            <m:ctrlPr>
              <w:ins w:id="970"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1630EB">
        <w:rPr>
          <w:rFonts w:ascii="Times New Roman" w:hAnsi="Times New Roman" w:cs="Times New Roman"/>
        </w:rPr>
        <w:t>], and no Interaction [</w:t>
      </w:r>
      <m:oMath>
        <m:sSub>
          <m:sSubPr>
            <m:ctrlPr>
              <w:ins w:id="971"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1630EB">
        <w:rPr>
          <w:rFonts w:ascii="Times New Roman" w:hAnsi="Times New Roman" w:cs="Times New Roman"/>
        </w:rPr>
        <w:t>].</w:t>
      </w:r>
    </w:p>
    <w:p w14:paraId="2F1DF49B" w14:textId="790B7AB2" w:rsidR="00EB7464" w:rsidRPr="001630EB" w:rsidRDefault="00EB7464" w:rsidP="00EB7464">
      <w:pPr>
        <w:pStyle w:val="Heading2"/>
        <w:rPr>
          <w:rFonts w:ascii="Times New Roman" w:hAnsi="Times New Roman" w:cs="Times New Roman"/>
        </w:rPr>
      </w:pPr>
      <w:r w:rsidRPr="001630EB">
        <w:rPr>
          <w:rFonts w:ascii="Times New Roman" w:hAnsi="Times New Roman" w:cs="Times New Roman"/>
        </w:rPr>
        <w:t xml:space="preserve">Experiment 1b: Sensitivity Analysis of the Reaction Time </w:t>
      </w:r>
    </w:p>
    <w:p w14:paraId="646C9B51" w14:textId="22CD3586" w:rsidR="00E54819" w:rsidRDefault="00807606" w:rsidP="00635F24">
      <w:pPr>
        <w:ind w:firstLine="720"/>
        <w:rPr>
          <w:rFonts w:ascii="Times New Roman" w:hAnsi="Times New Roman" w:cs="Times New Roman"/>
        </w:rPr>
      </w:pPr>
      <w:r w:rsidRPr="009D0CBF">
        <w:rPr>
          <w:rFonts w:ascii="Times New Roman" w:hAnsi="Times New Roman" w:cs="Times New Roman"/>
          <w:i/>
          <w:iCs/>
        </w:rPr>
        <w:t>RT transformed with Natural Logarithm</w:t>
      </w:r>
      <w:r>
        <w:rPr>
          <w:rFonts w:ascii="Times New Roman" w:hAnsi="Times New Roman" w:cs="Times New Roman"/>
        </w:rPr>
        <w:t>.</w:t>
      </w:r>
      <w:r w:rsidRPr="001630EB">
        <w:rPr>
          <w:rFonts w:ascii="Times New Roman" w:hAnsi="Times New Roman" w:cs="Times New Roman"/>
        </w:rPr>
        <w:t xml:space="preserve"> </w:t>
      </w:r>
      <w:r>
        <w:rPr>
          <w:rFonts w:ascii="Times New Roman" w:hAnsi="Times New Roman" w:cs="Times New Roman"/>
        </w:rPr>
        <w:t xml:space="preserve">We </w:t>
      </w:r>
      <w:r w:rsidR="00EF7A0B" w:rsidRPr="001630EB">
        <w:rPr>
          <w:rFonts w:ascii="Times New Roman" w:hAnsi="Times New Roman" w:cs="Times New Roman"/>
        </w:rPr>
        <w:t xml:space="preserve">ran the same LMM with condition (total versus partial), block, and its interaction. We found </w:t>
      </w:r>
      <w:r w:rsidR="009E4361" w:rsidRPr="001630EB">
        <w:rPr>
          <w:rFonts w:ascii="Times New Roman" w:hAnsi="Times New Roman" w:cs="Times New Roman"/>
        </w:rPr>
        <w:t xml:space="preserve">the same </w:t>
      </w:r>
      <w:r w:rsidR="00EF7A0B" w:rsidRPr="001630EB">
        <w:rPr>
          <w:rFonts w:ascii="Times New Roman" w:hAnsi="Times New Roman" w:cs="Times New Roman"/>
        </w:rPr>
        <w:t xml:space="preserve">main </w:t>
      </w:r>
      <w:r w:rsidR="009E4361" w:rsidRPr="001630EB">
        <w:rPr>
          <w:rFonts w:ascii="Times New Roman" w:hAnsi="Times New Roman" w:cs="Times New Roman"/>
        </w:rPr>
        <w:t xml:space="preserve">significant </w:t>
      </w:r>
      <w:r w:rsidR="00EF7A0B" w:rsidRPr="001630EB">
        <w:rPr>
          <w:rFonts w:ascii="Times New Roman" w:hAnsi="Times New Roman" w:cs="Times New Roman"/>
        </w:rPr>
        <w:t>effects in Total-Condition [</w:t>
      </w:r>
      <m:oMath>
        <m:sSub>
          <m:sSubPr>
            <m:ctrlPr>
              <w:ins w:id="972"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00EF7A0B" w:rsidRPr="001630EB">
        <w:rPr>
          <w:rFonts w:ascii="Times New Roman" w:hAnsi="Times New Roman" w:cs="Times New Roman"/>
        </w:rPr>
        <w:t>] nor Block [</w:t>
      </w:r>
      <m:oMath>
        <m:sSub>
          <m:sSubPr>
            <m:ctrlPr>
              <w:ins w:id="973"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00EF7A0B" w:rsidRPr="001630EB">
        <w:rPr>
          <w:rFonts w:ascii="Times New Roman" w:hAnsi="Times New Roman" w:cs="Times New Roman"/>
        </w:rPr>
        <w:t>], and no Interaction [</w:t>
      </w:r>
      <m:oMath>
        <m:sSub>
          <m:sSubPr>
            <m:ctrlPr>
              <w:ins w:id="974"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00EF7A0B" w:rsidRPr="001630EB">
        <w:rPr>
          <w:rFonts w:ascii="Times New Roman" w:hAnsi="Times New Roman" w:cs="Times New Roman"/>
        </w:rPr>
        <w:t>].</w:t>
      </w:r>
    </w:p>
    <w:p w14:paraId="1131401D" w14:textId="77777777" w:rsidR="00FE5C88" w:rsidRPr="001630EB" w:rsidRDefault="00FE5C88" w:rsidP="00FE5C88">
      <w:pPr>
        <w:ind w:firstLine="720"/>
        <w:rPr>
          <w:rFonts w:ascii="Times New Roman" w:hAnsi="Times New Roman" w:cs="Times New Roman"/>
        </w:rPr>
      </w:pPr>
      <w:r w:rsidRPr="009D0CBF">
        <w:rPr>
          <w:rFonts w:ascii="Times New Roman" w:hAnsi="Times New Roman" w:cs="Times New Roman"/>
          <w:i/>
          <w:iCs/>
        </w:rPr>
        <w:t xml:space="preserve">RT transformed with </w:t>
      </w:r>
      <w:r>
        <w:rPr>
          <w:rFonts w:ascii="Times New Roman" w:hAnsi="Times New Roman" w:cs="Times New Roman"/>
          <w:i/>
          <w:iCs/>
        </w:rPr>
        <w:t>Root Square</w:t>
      </w:r>
      <w:r>
        <w:rPr>
          <w:rFonts w:ascii="Times New Roman" w:hAnsi="Times New Roman" w:cs="Times New Roman"/>
        </w:rPr>
        <w:t>.</w:t>
      </w:r>
      <w:r w:rsidRPr="001630EB">
        <w:rPr>
          <w:rFonts w:ascii="Times New Roman" w:hAnsi="Times New Roman" w:cs="Times New Roman"/>
        </w:rPr>
        <w:t xml:space="preserve"> </w:t>
      </w:r>
      <w:r>
        <w:rPr>
          <w:rFonts w:ascii="Times New Roman" w:hAnsi="Times New Roman" w:cs="Times New Roman"/>
        </w:rPr>
        <w:t>W</w:t>
      </w:r>
      <w:r w:rsidRPr="001630EB">
        <w:rPr>
          <w:rFonts w:ascii="Times New Roman" w:hAnsi="Times New Roman" w:cs="Times New Roman"/>
        </w:rPr>
        <w:t>e ran the same LMM with condition (total versus partial), block, and its interaction. We found no main effects in Total-Condition [</w:t>
      </w:r>
      <m:oMath>
        <m:sSub>
          <m:sSubPr>
            <m:ctrlPr>
              <w:ins w:id="975"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1630EB">
        <w:rPr>
          <w:rFonts w:ascii="Times New Roman" w:hAnsi="Times New Roman" w:cs="Times New Roman"/>
        </w:rPr>
        <w:t>] nor Block [</w:t>
      </w:r>
      <m:oMath>
        <m:sSub>
          <m:sSubPr>
            <m:ctrlPr>
              <w:ins w:id="976"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1630EB">
        <w:rPr>
          <w:rFonts w:ascii="Times New Roman" w:hAnsi="Times New Roman" w:cs="Times New Roman"/>
        </w:rPr>
        <w:t>], and no Interaction [</w:t>
      </w:r>
      <m:oMath>
        <m:sSub>
          <m:sSubPr>
            <m:ctrlPr>
              <w:ins w:id="977" w:author="Andrew Delamater" w:date="2025-06-20T17:43:00Z" w16du:dateUtc="2025-06-20T21:43:00Z">
                <w:rPr>
                  <w:rFonts w:ascii="Cambria Math" w:hAnsi="Cambria Math" w:cs="Times New Roman"/>
                  <w:i/>
                </w:rPr>
              </w:ins>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1630EB">
        <w:rPr>
          <w:rFonts w:ascii="Times New Roman" w:hAnsi="Times New Roman" w:cs="Times New Roman"/>
        </w:rPr>
        <w:t>].</w:t>
      </w:r>
    </w:p>
    <w:p w14:paraId="499C6DE8" w14:textId="77777777" w:rsidR="00FE5C88" w:rsidRPr="00E54819" w:rsidRDefault="00FE5C88" w:rsidP="00635F24">
      <w:pPr>
        <w:ind w:firstLine="720"/>
        <w:rPr>
          <w:rFonts w:ascii="Times New Roman" w:hAnsi="Times New Roman" w:cs="Times New Roman"/>
        </w:rPr>
      </w:pP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8" w:author="Castiello de Obeso, Santiago" w:date="2025-06-09T15:35:00Z" w:initials="SC">
    <w:p w14:paraId="0A8225D3" w14:textId="77777777" w:rsidR="00613700" w:rsidRDefault="00D9696F" w:rsidP="00613700">
      <w:pPr>
        <w:pStyle w:val="CommentText"/>
      </w:pPr>
      <w:r>
        <w:rPr>
          <w:rStyle w:val="CommentReference"/>
        </w:rPr>
        <w:annotationRef/>
      </w:r>
      <w:r w:rsidR="00613700">
        <w:t>These are just the reminders of previous talks, also it is useful to declare previous presentation of the current manuscript.</w:t>
      </w:r>
      <w:r w:rsidR="00613700">
        <w:br/>
      </w:r>
      <w:r w:rsidR="00613700">
        <w:br/>
        <w:t xml:space="preserve">Which journal have you been thinking to send this work so we can work on the specific formatting of that journal? </w:t>
      </w:r>
      <w:r w:rsidR="00613700">
        <w:br/>
        <w:t>-Psych Science</w:t>
      </w:r>
      <w:r w:rsidR="00613700">
        <w:br/>
        <w:t>-Behavioral and Brain Sciences</w:t>
      </w:r>
      <w:r w:rsidR="00613700">
        <w:br/>
        <w:t>-Cognitive Psychology</w:t>
      </w:r>
      <w:r w:rsidR="00613700">
        <w:br/>
        <w:t>-PNAS</w:t>
      </w:r>
      <w:r w:rsidR="00613700">
        <w:br/>
        <w:t>-Journal of Experimental Psychology: Learning, Memory, and Cognition</w:t>
      </w:r>
      <w:r w:rsidR="00613700">
        <w:br/>
        <w:t>-Current Biology</w:t>
      </w:r>
      <w:r w:rsidR="00613700">
        <w:br/>
        <w:t>-iScience</w:t>
      </w:r>
      <w:r w:rsidR="00613700">
        <w:br/>
        <w:t>-The Annals of the New York Academy of Sciences</w:t>
      </w:r>
      <w:r w:rsidR="00613700">
        <w:br/>
        <w:t>-Proceedings of the Royal Society B: Biological Sciences</w:t>
      </w:r>
      <w:r w:rsidR="00613700">
        <w:br/>
        <w:t xml:space="preserve">-Psychonomic Bulletin &amp; Review </w:t>
      </w:r>
    </w:p>
  </w:comment>
  <w:comment w:id="209" w:author="Andrew Delamater" w:date="2025-06-20T14:03:00Z" w:initials="AD">
    <w:p w14:paraId="19F00014" w14:textId="77777777" w:rsidR="002377A0" w:rsidRDefault="002377A0" w:rsidP="002377A0">
      <w:r>
        <w:rPr>
          <w:rStyle w:val="CommentReference"/>
        </w:rPr>
        <w:annotationRef/>
      </w:r>
      <w:r>
        <w:rPr>
          <w:sz w:val="20"/>
          <w:szCs w:val="20"/>
        </w:rPr>
        <w:t>I don't think we need to get into these details - MTO vs OTM.  In fact, I think readers will generally be less interested in these details and more interested in category learning paradigms...</w:t>
      </w:r>
    </w:p>
  </w:comment>
  <w:comment w:id="283" w:author="Andrew Delamater" w:date="2025-06-20T14:16:00Z" w:initials="AD">
    <w:p w14:paraId="1BACA602" w14:textId="77777777" w:rsidR="000476FC" w:rsidRDefault="000476FC" w:rsidP="000476FC">
      <w:r>
        <w:rPr>
          <w:rStyle w:val="CommentReference"/>
        </w:rPr>
        <w:annotationRef/>
      </w:r>
      <w:r>
        <w:rPr>
          <w:sz w:val="20"/>
          <w:szCs w:val="20"/>
        </w:rPr>
        <w:t>I think this should be reserved for the discussion section....</w:t>
      </w:r>
    </w:p>
  </w:comment>
  <w:comment w:id="490" w:author="Andrew Delamater" w:date="2025-06-20T17:08:00Z" w:initials="AD">
    <w:p w14:paraId="0E6B4774" w14:textId="77777777" w:rsidR="00C31337" w:rsidRDefault="00C31337" w:rsidP="00C31337">
      <w:r>
        <w:rPr>
          <w:rStyle w:val="CommentReference"/>
        </w:rPr>
        <w:annotationRef/>
      </w:r>
      <w:r>
        <w:rPr>
          <w:sz w:val="20"/>
          <w:szCs w:val="20"/>
        </w:rPr>
        <w:t>This sounds awkward. Can you rephrase?</w:t>
      </w:r>
    </w:p>
  </w:comment>
  <w:comment w:id="696" w:author="Andrew Delamater" w:date="2025-06-23T19:35:00Z" w:initials="AD">
    <w:p w14:paraId="3BFDF4BB" w14:textId="77777777" w:rsidR="00CF6C45" w:rsidRDefault="00CF6C45" w:rsidP="00CF6C45">
      <w:r>
        <w:rPr>
          <w:rStyle w:val="CommentReference"/>
        </w:rPr>
        <w:annotationRef/>
      </w:r>
      <w:r>
        <w:rPr>
          <w:sz w:val="20"/>
          <w:szCs w:val="20"/>
        </w:rPr>
        <w:t>We should also include an analysis of the Total Reversed trials vs Partial Non-reversed trials.</w:t>
      </w:r>
    </w:p>
  </w:comment>
  <w:comment w:id="807" w:author="Andrew Delamater" w:date="2025-06-23T20:12:00Z" w:initials="AD">
    <w:p w14:paraId="52AD59DD" w14:textId="77777777" w:rsidR="00AE0B35" w:rsidRDefault="00AE0B35" w:rsidP="00AE0B35">
      <w:r>
        <w:rPr>
          <w:rStyle w:val="CommentReference"/>
        </w:rPr>
        <w:annotationRef/>
      </w:r>
      <w:r>
        <w:rPr>
          <w:sz w:val="20"/>
          <w:szCs w:val="20"/>
        </w:rPr>
        <w:t>I'm having a hard time following this description....</w:t>
      </w:r>
    </w:p>
  </w:comment>
  <w:comment w:id="808" w:author="Andrew Delamater" w:date="2025-06-24T18:26:00Z" w:initials="AD">
    <w:p w14:paraId="47AC438F" w14:textId="77777777" w:rsidR="002221D3" w:rsidRDefault="002221D3" w:rsidP="002221D3">
      <w:r>
        <w:rPr>
          <w:rStyle w:val="CommentReference"/>
        </w:rPr>
        <w:annotationRef/>
      </w:r>
      <w:r>
        <w:rPr>
          <w:sz w:val="20"/>
          <w:szCs w:val="20"/>
        </w:rPr>
        <w:t>Should we offer a justification for this?  Why not 3 dimensions, for example?</w:t>
      </w:r>
    </w:p>
  </w:comment>
  <w:comment w:id="809" w:author="Andrew Delamater" w:date="2025-06-24T18:28:00Z" w:initials="AD">
    <w:p w14:paraId="6C49AC9D" w14:textId="77777777" w:rsidR="002A351F" w:rsidRDefault="002A351F" w:rsidP="002A351F">
      <w:r>
        <w:rPr>
          <w:rStyle w:val="CommentReference"/>
        </w:rPr>
        <w:annotationRef/>
      </w:r>
      <w:r>
        <w:rPr>
          <w:sz w:val="20"/>
          <w:szCs w:val="20"/>
        </w:rPr>
        <w:t>You should say that the computed distances among examplars within the 2-d space was averaged across participants to calculate an overall distance measure.  Or something along those lines....</w:t>
      </w:r>
    </w:p>
  </w:comment>
  <w:comment w:id="811" w:author="Andrew Delamater" w:date="2025-06-24T18:31:00Z" w:initials="AD">
    <w:p w14:paraId="3CCF81D2" w14:textId="77777777" w:rsidR="002A351F" w:rsidRDefault="002A351F" w:rsidP="002A351F">
      <w:r>
        <w:rPr>
          <w:rStyle w:val="CommentReference"/>
        </w:rPr>
        <w:annotationRef/>
      </w:r>
      <w:r>
        <w:rPr>
          <w:sz w:val="20"/>
          <w:szCs w:val="20"/>
        </w:rPr>
        <w:t>Does this mean no differences in within-category distances among the A-D exemplars vs the E-H exemplars?</w:t>
      </w:r>
    </w:p>
  </w:comment>
  <w:comment w:id="965" w:author="Castiello de Obeso, Santiago" w:date="2025-01-20T17:25:00Z" w:initials="SC">
    <w:p w14:paraId="5268B470" w14:textId="22C8D5B6"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A8225D3" w15:done="0"/>
  <w15:commentEx w15:paraId="19F00014" w15:done="0"/>
  <w15:commentEx w15:paraId="1BACA602" w15:done="0"/>
  <w15:commentEx w15:paraId="0E6B4774" w15:done="0"/>
  <w15:commentEx w15:paraId="3BFDF4BB" w15:done="0"/>
  <w15:commentEx w15:paraId="52AD59DD" w15:done="0"/>
  <w15:commentEx w15:paraId="47AC438F" w15:done="0"/>
  <w15:commentEx w15:paraId="6C49AC9D" w15:done="0"/>
  <w15:commentEx w15:paraId="3CCF81D2" w15:done="0"/>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CCF56F" w16cex:dateUtc="2025-06-09T19:35:00Z"/>
  <w16cex:commentExtensible w16cex:durableId="17FA9BDC" w16cex:dateUtc="2025-06-20T18:03:00Z"/>
  <w16cex:commentExtensible w16cex:durableId="0DB58BB7" w16cex:dateUtc="2025-06-20T18:16:00Z"/>
  <w16cex:commentExtensible w16cex:durableId="2E8CF92A" w16cex:dateUtc="2025-06-20T21:08:00Z"/>
  <w16cex:commentExtensible w16cex:durableId="275600D9" w16cex:dateUtc="2025-06-23T23:35:00Z"/>
  <w16cex:commentExtensible w16cex:durableId="6958E6F5" w16cex:dateUtc="2025-06-24T00:12:00Z"/>
  <w16cex:commentExtensible w16cex:durableId="782F287C" w16cex:dateUtc="2025-06-24T22:26:00Z"/>
  <w16cex:commentExtensible w16cex:durableId="1E80DE92" w16cex:dateUtc="2025-06-24T22:28:00Z"/>
  <w16cex:commentExtensible w16cex:durableId="5E1862F2" w16cex:dateUtc="2025-06-24T22:31: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A8225D3" w16cid:durableId="25CCF56F"/>
  <w16cid:commentId w16cid:paraId="19F00014" w16cid:durableId="17FA9BDC"/>
  <w16cid:commentId w16cid:paraId="1BACA602" w16cid:durableId="0DB58BB7"/>
  <w16cid:commentId w16cid:paraId="0E6B4774" w16cid:durableId="2E8CF92A"/>
  <w16cid:commentId w16cid:paraId="3BFDF4BB" w16cid:durableId="275600D9"/>
  <w16cid:commentId w16cid:paraId="52AD59DD" w16cid:durableId="6958E6F5"/>
  <w16cid:commentId w16cid:paraId="47AC438F" w16cid:durableId="782F287C"/>
  <w16cid:commentId w16cid:paraId="6C49AC9D" w16cid:durableId="1E80DE92"/>
  <w16cid:commentId w16cid:paraId="3CCF81D2" w16cid:durableId="5E1862F2"/>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6E06D" w14:textId="77777777" w:rsidR="00E20DFD" w:rsidRDefault="00E20DFD" w:rsidP="00663D07">
      <w:pPr>
        <w:spacing w:after="0" w:line="240" w:lineRule="auto"/>
      </w:pPr>
      <w:r>
        <w:separator/>
      </w:r>
    </w:p>
  </w:endnote>
  <w:endnote w:type="continuationSeparator" w:id="0">
    <w:p w14:paraId="556447D0" w14:textId="77777777" w:rsidR="00E20DFD" w:rsidRDefault="00E20DFD"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F8071" w14:textId="77777777" w:rsidR="00E20DFD" w:rsidRDefault="00E20DFD" w:rsidP="00663D07">
      <w:pPr>
        <w:spacing w:after="0" w:line="240" w:lineRule="auto"/>
      </w:pPr>
      <w:r>
        <w:separator/>
      </w:r>
    </w:p>
  </w:footnote>
  <w:footnote w:type="continuationSeparator" w:id="0">
    <w:p w14:paraId="49DB408C" w14:textId="77777777" w:rsidR="00E20DFD" w:rsidRDefault="00E20DFD"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Delamater">
    <w15:presenceInfo w15:providerId="AD" w15:userId="S::Andrew.Delamater76@login.cuny.edu::0d1db86f-f8a5-43b6-a433-2429be4ef4d3"/>
  </w15:person>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2418"/>
    <w:rsid w:val="000047D9"/>
    <w:rsid w:val="00007231"/>
    <w:rsid w:val="00010B7A"/>
    <w:rsid w:val="0001470E"/>
    <w:rsid w:val="0001724A"/>
    <w:rsid w:val="00017EB7"/>
    <w:rsid w:val="000208EB"/>
    <w:rsid w:val="00025CB2"/>
    <w:rsid w:val="00026610"/>
    <w:rsid w:val="00027A57"/>
    <w:rsid w:val="00034D7B"/>
    <w:rsid w:val="00035747"/>
    <w:rsid w:val="00037E62"/>
    <w:rsid w:val="000424F0"/>
    <w:rsid w:val="00042F81"/>
    <w:rsid w:val="000436A0"/>
    <w:rsid w:val="00043A96"/>
    <w:rsid w:val="000458DF"/>
    <w:rsid w:val="00045E88"/>
    <w:rsid w:val="000476FC"/>
    <w:rsid w:val="00047A72"/>
    <w:rsid w:val="00050505"/>
    <w:rsid w:val="0005560D"/>
    <w:rsid w:val="00056634"/>
    <w:rsid w:val="00061534"/>
    <w:rsid w:val="00061B70"/>
    <w:rsid w:val="00062F51"/>
    <w:rsid w:val="000662A6"/>
    <w:rsid w:val="00070ED8"/>
    <w:rsid w:val="0007262C"/>
    <w:rsid w:val="00073827"/>
    <w:rsid w:val="00074AE8"/>
    <w:rsid w:val="00077D33"/>
    <w:rsid w:val="00081449"/>
    <w:rsid w:val="00085FE0"/>
    <w:rsid w:val="00086B3D"/>
    <w:rsid w:val="0009066D"/>
    <w:rsid w:val="00091F08"/>
    <w:rsid w:val="000932C9"/>
    <w:rsid w:val="00093964"/>
    <w:rsid w:val="00094705"/>
    <w:rsid w:val="00094B9C"/>
    <w:rsid w:val="00096056"/>
    <w:rsid w:val="00096C50"/>
    <w:rsid w:val="000A1F52"/>
    <w:rsid w:val="000A24F9"/>
    <w:rsid w:val="000A2DF4"/>
    <w:rsid w:val="000A30F0"/>
    <w:rsid w:val="000A467A"/>
    <w:rsid w:val="000A52DA"/>
    <w:rsid w:val="000A76BB"/>
    <w:rsid w:val="000A7E15"/>
    <w:rsid w:val="000B0F68"/>
    <w:rsid w:val="000B1573"/>
    <w:rsid w:val="000D4B1C"/>
    <w:rsid w:val="000D5EC5"/>
    <w:rsid w:val="000E0B28"/>
    <w:rsid w:val="000E2274"/>
    <w:rsid w:val="000E6136"/>
    <w:rsid w:val="000E6155"/>
    <w:rsid w:val="000E7359"/>
    <w:rsid w:val="000F1F5E"/>
    <w:rsid w:val="000F7060"/>
    <w:rsid w:val="00100088"/>
    <w:rsid w:val="00100123"/>
    <w:rsid w:val="00100A6C"/>
    <w:rsid w:val="00102627"/>
    <w:rsid w:val="00102ADC"/>
    <w:rsid w:val="00103F94"/>
    <w:rsid w:val="00106C02"/>
    <w:rsid w:val="00111B01"/>
    <w:rsid w:val="0011570F"/>
    <w:rsid w:val="00120050"/>
    <w:rsid w:val="00122A1D"/>
    <w:rsid w:val="00122AC9"/>
    <w:rsid w:val="00123BD4"/>
    <w:rsid w:val="00126372"/>
    <w:rsid w:val="00126DB3"/>
    <w:rsid w:val="00127191"/>
    <w:rsid w:val="0013312D"/>
    <w:rsid w:val="00133B10"/>
    <w:rsid w:val="00135FDD"/>
    <w:rsid w:val="00137E20"/>
    <w:rsid w:val="00142CE4"/>
    <w:rsid w:val="00143CA7"/>
    <w:rsid w:val="00144BB5"/>
    <w:rsid w:val="00145E7E"/>
    <w:rsid w:val="001466D2"/>
    <w:rsid w:val="00146CF3"/>
    <w:rsid w:val="00147057"/>
    <w:rsid w:val="00160394"/>
    <w:rsid w:val="00161512"/>
    <w:rsid w:val="0016182F"/>
    <w:rsid w:val="001618B5"/>
    <w:rsid w:val="00162815"/>
    <w:rsid w:val="001630EB"/>
    <w:rsid w:val="001646CC"/>
    <w:rsid w:val="00165B30"/>
    <w:rsid w:val="00181C0E"/>
    <w:rsid w:val="00183F81"/>
    <w:rsid w:val="00187CE9"/>
    <w:rsid w:val="00190F9B"/>
    <w:rsid w:val="001963DC"/>
    <w:rsid w:val="00196D27"/>
    <w:rsid w:val="001A1B10"/>
    <w:rsid w:val="001A7C5E"/>
    <w:rsid w:val="001B0697"/>
    <w:rsid w:val="001B1AD2"/>
    <w:rsid w:val="001B40E0"/>
    <w:rsid w:val="001B4903"/>
    <w:rsid w:val="001B4F32"/>
    <w:rsid w:val="001B5B80"/>
    <w:rsid w:val="001C1D6E"/>
    <w:rsid w:val="001C23D9"/>
    <w:rsid w:val="001C6498"/>
    <w:rsid w:val="001C78D6"/>
    <w:rsid w:val="001D3462"/>
    <w:rsid w:val="001E14F2"/>
    <w:rsid w:val="001E1E59"/>
    <w:rsid w:val="001E4392"/>
    <w:rsid w:val="001F0E6D"/>
    <w:rsid w:val="001F25BD"/>
    <w:rsid w:val="001F26D0"/>
    <w:rsid w:val="001F5B62"/>
    <w:rsid w:val="00200070"/>
    <w:rsid w:val="0020116B"/>
    <w:rsid w:val="002026FD"/>
    <w:rsid w:val="00203A73"/>
    <w:rsid w:val="0021634E"/>
    <w:rsid w:val="002209D3"/>
    <w:rsid w:val="00221CCE"/>
    <w:rsid w:val="002221D3"/>
    <w:rsid w:val="00222425"/>
    <w:rsid w:val="0022296A"/>
    <w:rsid w:val="002344FD"/>
    <w:rsid w:val="00235D27"/>
    <w:rsid w:val="002377A0"/>
    <w:rsid w:val="0024191E"/>
    <w:rsid w:val="00243C85"/>
    <w:rsid w:val="002518F1"/>
    <w:rsid w:val="00254015"/>
    <w:rsid w:val="002547B6"/>
    <w:rsid w:val="002551C9"/>
    <w:rsid w:val="00256A10"/>
    <w:rsid w:val="00261D93"/>
    <w:rsid w:val="00266726"/>
    <w:rsid w:val="00277467"/>
    <w:rsid w:val="002775D1"/>
    <w:rsid w:val="00280393"/>
    <w:rsid w:val="00284147"/>
    <w:rsid w:val="00290000"/>
    <w:rsid w:val="002936AC"/>
    <w:rsid w:val="00293A23"/>
    <w:rsid w:val="002A007F"/>
    <w:rsid w:val="002A1A2E"/>
    <w:rsid w:val="002A351F"/>
    <w:rsid w:val="002A43E5"/>
    <w:rsid w:val="002A67AD"/>
    <w:rsid w:val="002A6BA7"/>
    <w:rsid w:val="002A78F5"/>
    <w:rsid w:val="002C0953"/>
    <w:rsid w:val="002C1943"/>
    <w:rsid w:val="002C2A6A"/>
    <w:rsid w:val="002C4FD6"/>
    <w:rsid w:val="002E0C5A"/>
    <w:rsid w:val="002E3C5C"/>
    <w:rsid w:val="002E6DEF"/>
    <w:rsid w:val="002F77A8"/>
    <w:rsid w:val="003026D7"/>
    <w:rsid w:val="003119FA"/>
    <w:rsid w:val="00312E98"/>
    <w:rsid w:val="00317905"/>
    <w:rsid w:val="0032240E"/>
    <w:rsid w:val="003253A2"/>
    <w:rsid w:val="00325EF3"/>
    <w:rsid w:val="00326FE4"/>
    <w:rsid w:val="003416B5"/>
    <w:rsid w:val="00345317"/>
    <w:rsid w:val="003461CF"/>
    <w:rsid w:val="003464D0"/>
    <w:rsid w:val="00350425"/>
    <w:rsid w:val="00354284"/>
    <w:rsid w:val="00354DB2"/>
    <w:rsid w:val="0035708B"/>
    <w:rsid w:val="003570ED"/>
    <w:rsid w:val="00361CB4"/>
    <w:rsid w:val="00361D43"/>
    <w:rsid w:val="00362B76"/>
    <w:rsid w:val="00363B85"/>
    <w:rsid w:val="003678CE"/>
    <w:rsid w:val="00371E98"/>
    <w:rsid w:val="00373F0F"/>
    <w:rsid w:val="003743DE"/>
    <w:rsid w:val="0037503F"/>
    <w:rsid w:val="00375B61"/>
    <w:rsid w:val="00383E03"/>
    <w:rsid w:val="003841DA"/>
    <w:rsid w:val="003875B6"/>
    <w:rsid w:val="003909ED"/>
    <w:rsid w:val="00390C7E"/>
    <w:rsid w:val="00394539"/>
    <w:rsid w:val="003A5072"/>
    <w:rsid w:val="003A553B"/>
    <w:rsid w:val="003A6231"/>
    <w:rsid w:val="003B0B1B"/>
    <w:rsid w:val="003B1952"/>
    <w:rsid w:val="003B1A33"/>
    <w:rsid w:val="003B49B9"/>
    <w:rsid w:val="003C0EA4"/>
    <w:rsid w:val="003C153A"/>
    <w:rsid w:val="003C420E"/>
    <w:rsid w:val="003C5594"/>
    <w:rsid w:val="003C5B60"/>
    <w:rsid w:val="003D1C7F"/>
    <w:rsid w:val="003D40EA"/>
    <w:rsid w:val="003D527E"/>
    <w:rsid w:val="003D7482"/>
    <w:rsid w:val="003D7E54"/>
    <w:rsid w:val="003E1A10"/>
    <w:rsid w:val="003E1C2A"/>
    <w:rsid w:val="003E2442"/>
    <w:rsid w:val="003E2CF7"/>
    <w:rsid w:val="003E31B2"/>
    <w:rsid w:val="003E33BC"/>
    <w:rsid w:val="003E4F21"/>
    <w:rsid w:val="003E5285"/>
    <w:rsid w:val="003F0939"/>
    <w:rsid w:val="003F517F"/>
    <w:rsid w:val="003F53AB"/>
    <w:rsid w:val="00400729"/>
    <w:rsid w:val="004024E2"/>
    <w:rsid w:val="004033D3"/>
    <w:rsid w:val="004110FE"/>
    <w:rsid w:val="004113CD"/>
    <w:rsid w:val="00411D92"/>
    <w:rsid w:val="0041334A"/>
    <w:rsid w:val="00413494"/>
    <w:rsid w:val="004179C5"/>
    <w:rsid w:val="00420AEA"/>
    <w:rsid w:val="00420B13"/>
    <w:rsid w:val="00420E9B"/>
    <w:rsid w:val="004216DA"/>
    <w:rsid w:val="0042350F"/>
    <w:rsid w:val="00424248"/>
    <w:rsid w:val="0042538A"/>
    <w:rsid w:val="00426FD1"/>
    <w:rsid w:val="0043481F"/>
    <w:rsid w:val="004355A4"/>
    <w:rsid w:val="00437E13"/>
    <w:rsid w:val="0044095E"/>
    <w:rsid w:val="00447619"/>
    <w:rsid w:val="0045341F"/>
    <w:rsid w:val="004536A9"/>
    <w:rsid w:val="00454761"/>
    <w:rsid w:val="00460A97"/>
    <w:rsid w:val="00463BDF"/>
    <w:rsid w:val="0046642B"/>
    <w:rsid w:val="00474717"/>
    <w:rsid w:val="00474731"/>
    <w:rsid w:val="004751C4"/>
    <w:rsid w:val="0047575B"/>
    <w:rsid w:val="004758C7"/>
    <w:rsid w:val="0047754F"/>
    <w:rsid w:val="004775F2"/>
    <w:rsid w:val="00480FB8"/>
    <w:rsid w:val="00482226"/>
    <w:rsid w:val="0048467F"/>
    <w:rsid w:val="004855F1"/>
    <w:rsid w:val="00485F0D"/>
    <w:rsid w:val="0048787F"/>
    <w:rsid w:val="00490CE0"/>
    <w:rsid w:val="00492385"/>
    <w:rsid w:val="004951B1"/>
    <w:rsid w:val="004955E6"/>
    <w:rsid w:val="00495765"/>
    <w:rsid w:val="00495A86"/>
    <w:rsid w:val="004B00B1"/>
    <w:rsid w:val="004C40C7"/>
    <w:rsid w:val="004C4C1D"/>
    <w:rsid w:val="004D01BF"/>
    <w:rsid w:val="004D2058"/>
    <w:rsid w:val="004D4049"/>
    <w:rsid w:val="004D4E6E"/>
    <w:rsid w:val="004D75D3"/>
    <w:rsid w:val="004E08CB"/>
    <w:rsid w:val="004E455F"/>
    <w:rsid w:val="004F66BA"/>
    <w:rsid w:val="004F718A"/>
    <w:rsid w:val="005029C6"/>
    <w:rsid w:val="00502EE9"/>
    <w:rsid w:val="00503709"/>
    <w:rsid w:val="00504D86"/>
    <w:rsid w:val="00510E1E"/>
    <w:rsid w:val="00513187"/>
    <w:rsid w:val="00514E34"/>
    <w:rsid w:val="00515645"/>
    <w:rsid w:val="00521367"/>
    <w:rsid w:val="00522450"/>
    <w:rsid w:val="00522571"/>
    <w:rsid w:val="005246D0"/>
    <w:rsid w:val="005306AF"/>
    <w:rsid w:val="005416C2"/>
    <w:rsid w:val="0055205B"/>
    <w:rsid w:val="005564D3"/>
    <w:rsid w:val="00556DFD"/>
    <w:rsid w:val="00557C49"/>
    <w:rsid w:val="0056029E"/>
    <w:rsid w:val="00561BD5"/>
    <w:rsid w:val="0056627B"/>
    <w:rsid w:val="0057705F"/>
    <w:rsid w:val="005806D2"/>
    <w:rsid w:val="00592657"/>
    <w:rsid w:val="005A3693"/>
    <w:rsid w:val="005A53B1"/>
    <w:rsid w:val="005A7BED"/>
    <w:rsid w:val="005B2DEF"/>
    <w:rsid w:val="005D5188"/>
    <w:rsid w:val="005D52DC"/>
    <w:rsid w:val="005D59D4"/>
    <w:rsid w:val="005E0058"/>
    <w:rsid w:val="005E1E7C"/>
    <w:rsid w:val="005E3580"/>
    <w:rsid w:val="005E387D"/>
    <w:rsid w:val="005E4AC4"/>
    <w:rsid w:val="005F4919"/>
    <w:rsid w:val="005F4BEF"/>
    <w:rsid w:val="005F5C84"/>
    <w:rsid w:val="005F60B2"/>
    <w:rsid w:val="00601E44"/>
    <w:rsid w:val="0060633C"/>
    <w:rsid w:val="006067BC"/>
    <w:rsid w:val="006136D2"/>
    <w:rsid w:val="00613700"/>
    <w:rsid w:val="0061593E"/>
    <w:rsid w:val="006174FF"/>
    <w:rsid w:val="00620378"/>
    <w:rsid w:val="006208F8"/>
    <w:rsid w:val="00624BF5"/>
    <w:rsid w:val="00627581"/>
    <w:rsid w:val="00634F22"/>
    <w:rsid w:val="00635F24"/>
    <w:rsid w:val="006419F3"/>
    <w:rsid w:val="00643347"/>
    <w:rsid w:val="00650B7D"/>
    <w:rsid w:val="006513B6"/>
    <w:rsid w:val="00652E58"/>
    <w:rsid w:val="00662B20"/>
    <w:rsid w:val="00663D07"/>
    <w:rsid w:val="00664B27"/>
    <w:rsid w:val="00671C21"/>
    <w:rsid w:val="00672DAB"/>
    <w:rsid w:val="00673874"/>
    <w:rsid w:val="00680A49"/>
    <w:rsid w:val="00687A5C"/>
    <w:rsid w:val="00687F71"/>
    <w:rsid w:val="00691CDD"/>
    <w:rsid w:val="00695103"/>
    <w:rsid w:val="006A5F51"/>
    <w:rsid w:val="006A741F"/>
    <w:rsid w:val="006B0482"/>
    <w:rsid w:val="006B54F5"/>
    <w:rsid w:val="006B6332"/>
    <w:rsid w:val="006C4118"/>
    <w:rsid w:val="006C44E9"/>
    <w:rsid w:val="006C517D"/>
    <w:rsid w:val="006C6381"/>
    <w:rsid w:val="006C79C6"/>
    <w:rsid w:val="006E13FE"/>
    <w:rsid w:val="006E1A56"/>
    <w:rsid w:val="006E2683"/>
    <w:rsid w:val="006E2B25"/>
    <w:rsid w:val="006E6109"/>
    <w:rsid w:val="006E677A"/>
    <w:rsid w:val="006E6925"/>
    <w:rsid w:val="006F3B25"/>
    <w:rsid w:val="00703E3B"/>
    <w:rsid w:val="00704E22"/>
    <w:rsid w:val="00705068"/>
    <w:rsid w:val="00712482"/>
    <w:rsid w:val="00712982"/>
    <w:rsid w:val="007167C1"/>
    <w:rsid w:val="00721E57"/>
    <w:rsid w:val="0072606B"/>
    <w:rsid w:val="00726681"/>
    <w:rsid w:val="0072738B"/>
    <w:rsid w:val="00727E1A"/>
    <w:rsid w:val="00732E68"/>
    <w:rsid w:val="00734675"/>
    <w:rsid w:val="00737BD9"/>
    <w:rsid w:val="007404A6"/>
    <w:rsid w:val="007512F7"/>
    <w:rsid w:val="00752BD1"/>
    <w:rsid w:val="00761254"/>
    <w:rsid w:val="0076233C"/>
    <w:rsid w:val="0076241C"/>
    <w:rsid w:val="00763742"/>
    <w:rsid w:val="007643DF"/>
    <w:rsid w:val="0076712B"/>
    <w:rsid w:val="00770629"/>
    <w:rsid w:val="00770981"/>
    <w:rsid w:val="0077463F"/>
    <w:rsid w:val="0077583D"/>
    <w:rsid w:val="00777148"/>
    <w:rsid w:val="00777D39"/>
    <w:rsid w:val="00780BB8"/>
    <w:rsid w:val="00785D3A"/>
    <w:rsid w:val="00786EC2"/>
    <w:rsid w:val="007918C6"/>
    <w:rsid w:val="0079337E"/>
    <w:rsid w:val="007949D1"/>
    <w:rsid w:val="00794B8E"/>
    <w:rsid w:val="00795793"/>
    <w:rsid w:val="00797B0C"/>
    <w:rsid w:val="007A5F87"/>
    <w:rsid w:val="007A6ABC"/>
    <w:rsid w:val="007B41B2"/>
    <w:rsid w:val="007B5367"/>
    <w:rsid w:val="007B79A9"/>
    <w:rsid w:val="007C4713"/>
    <w:rsid w:val="007C5A79"/>
    <w:rsid w:val="007D2CC4"/>
    <w:rsid w:val="007E4EC0"/>
    <w:rsid w:val="007F0013"/>
    <w:rsid w:val="007F37EE"/>
    <w:rsid w:val="00801957"/>
    <w:rsid w:val="00807606"/>
    <w:rsid w:val="008115B5"/>
    <w:rsid w:val="00821329"/>
    <w:rsid w:val="0082177E"/>
    <w:rsid w:val="008217F0"/>
    <w:rsid w:val="00821859"/>
    <w:rsid w:val="00823507"/>
    <w:rsid w:val="008250A0"/>
    <w:rsid w:val="00826CA0"/>
    <w:rsid w:val="00830EB3"/>
    <w:rsid w:val="00831BFD"/>
    <w:rsid w:val="00833E8D"/>
    <w:rsid w:val="00834286"/>
    <w:rsid w:val="00835DDE"/>
    <w:rsid w:val="0084088D"/>
    <w:rsid w:val="00843B0E"/>
    <w:rsid w:val="008462AB"/>
    <w:rsid w:val="00847554"/>
    <w:rsid w:val="00850E09"/>
    <w:rsid w:val="008534D5"/>
    <w:rsid w:val="00855F7F"/>
    <w:rsid w:val="00856AEE"/>
    <w:rsid w:val="00872260"/>
    <w:rsid w:val="0087465F"/>
    <w:rsid w:val="008747EE"/>
    <w:rsid w:val="00874BBC"/>
    <w:rsid w:val="008821F6"/>
    <w:rsid w:val="00886078"/>
    <w:rsid w:val="008871AD"/>
    <w:rsid w:val="00894ECB"/>
    <w:rsid w:val="008A0E1F"/>
    <w:rsid w:val="008A395B"/>
    <w:rsid w:val="008A535D"/>
    <w:rsid w:val="008A7F11"/>
    <w:rsid w:val="008B39EB"/>
    <w:rsid w:val="008B6AE5"/>
    <w:rsid w:val="008C5A82"/>
    <w:rsid w:val="008C7335"/>
    <w:rsid w:val="008D03EE"/>
    <w:rsid w:val="008D406D"/>
    <w:rsid w:val="008E32E4"/>
    <w:rsid w:val="008F2959"/>
    <w:rsid w:val="008F2C72"/>
    <w:rsid w:val="008F5C92"/>
    <w:rsid w:val="009011E5"/>
    <w:rsid w:val="00907E1B"/>
    <w:rsid w:val="00912C68"/>
    <w:rsid w:val="0092054F"/>
    <w:rsid w:val="009310BB"/>
    <w:rsid w:val="009343F3"/>
    <w:rsid w:val="009347B7"/>
    <w:rsid w:val="00935659"/>
    <w:rsid w:val="00943441"/>
    <w:rsid w:val="0094497E"/>
    <w:rsid w:val="00945D9E"/>
    <w:rsid w:val="009461AC"/>
    <w:rsid w:val="0095271B"/>
    <w:rsid w:val="009552B4"/>
    <w:rsid w:val="00961AFF"/>
    <w:rsid w:val="00970C4A"/>
    <w:rsid w:val="009719E7"/>
    <w:rsid w:val="00974DB5"/>
    <w:rsid w:val="0098165A"/>
    <w:rsid w:val="009816B6"/>
    <w:rsid w:val="00981F9F"/>
    <w:rsid w:val="0098520A"/>
    <w:rsid w:val="0098709B"/>
    <w:rsid w:val="009912CF"/>
    <w:rsid w:val="00995510"/>
    <w:rsid w:val="00996C6A"/>
    <w:rsid w:val="009A7216"/>
    <w:rsid w:val="009A7E1B"/>
    <w:rsid w:val="009B3F48"/>
    <w:rsid w:val="009B6CF1"/>
    <w:rsid w:val="009B7A4F"/>
    <w:rsid w:val="009C0A2E"/>
    <w:rsid w:val="009C558B"/>
    <w:rsid w:val="009C6CC0"/>
    <w:rsid w:val="009D0CBF"/>
    <w:rsid w:val="009D4543"/>
    <w:rsid w:val="009D5BD9"/>
    <w:rsid w:val="009D6003"/>
    <w:rsid w:val="009E3A78"/>
    <w:rsid w:val="009E4361"/>
    <w:rsid w:val="009E6836"/>
    <w:rsid w:val="009E6D1B"/>
    <w:rsid w:val="009F568C"/>
    <w:rsid w:val="009F5A66"/>
    <w:rsid w:val="009F6708"/>
    <w:rsid w:val="009F7DF6"/>
    <w:rsid w:val="00A015C8"/>
    <w:rsid w:val="00A0296D"/>
    <w:rsid w:val="00A030EA"/>
    <w:rsid w:val="00A03ABB"/>
    <w:rsid w:val="00A04250"/>
    <w:rsid w:val="00A12627"/>
    <w:rsid w:val="00A16D64"/>
    <w:rsid w:val="00A16EE5"/>
    <w:rsid w:val="00A173FD"/>
    <w:rsid w:val="00A237C8"/>
    <w:rsid w:val="00A2632A"/>
    <w:rsid w:val="00A27279"/>
    <w:rsid w:val="00A336EE"/>
    <w:rsid w:val="00A368B2"/>
    <w:rsid w:val="00A40F89"/>
    <w:rsid w:val="00A41E0F"/>
    <w:rsid w:val="00A43D77"/>
    <w:rsid w:val="00A44A61"/>
    <w:rsid w:val="00A44DCA"/>
    <w:rsid w:val="00A4628F"/>
    <w:rsid w:val="00A4659E"/>
    <w:rsid w:val="00A51386"/>
    <w:rsid w:val="00A60486"/>
    <w:rsid w:val="00A63106"/>
    <w:rsid w:val="00A82CF4"/>
    <w:rsid w:val="00A86C54"/>
    <w:rsid w:val="00A906DE"/>
    <w:rsid w:val="00A91443"/>
    <w:rsid w:val="00A919B1"/>
    <w:rsid w:val="00A92700"/>
    <w:rsid w:val="00A92E42"/>
    <w:rsid w:val="00A95DD1"/>
    <w:rsid w:val="00A96593"/>
    <w:rsid w:val="00A9690C"/>
    <w:rsid w:val="00A97CFC"/>
    <w:rsid w:val="00AA104B"/>
    <w:rsid w:val="00AA1FB2"/>
    <w:rsid w:val="00AA6385"/>
    <w:rsid w:val="00AB100B"/>
    <w:rsid w:val="00AB1491"/>
    <w:rsid w:val="00AB6654"/>
    <w:rsid w:val="00AB69A4"/>
    <w:rsid w:val="00AC1FC9"/>
    <w:rsid w:val="00AC564C"/>
    <w:rsid w:val="00AE00D3"/>
    <w:rsid w:val="00AE05FD"/>
    <w:rsid w:val="00AE097F"/>
    <w:rsid w:val="00AE0B35"/>
    <w:rsid w:val="00AE3462"/>
    <w:rsid w:val="00AE5F1E"/>
    <w:rsid w:val="00AF0326"/>
    <w:rsid w:val="00AF460A"/>
    <w:rsid w:val="00B052FE"/>
    <w:rsid w:val="00B060A7"/>
    <w:rsid w:val="00B06D79"/>
    <w:rsid w:val="00B07C2E"/>
    <w:rsid w:val="00B10903"/>
    <w:rsid w:val="00B1135E"/>
    <w:rsid w:val="00B11F37"/>
    <w:rsid w:val="00B1586E"/>
    <w:rsid w:val="00B210B4"/>
    <w:rsid w:val="00B25603"/>
    <w:rsid w:val="00B2651F"/>
    <w:rsid w:val="00B26B6D"/>
    <w:rsid w:val="00B275FF"/>
    <w:rsid w:val="00B27E12"/>
    <w:rsid w:val="00B342C8"/>
    <w:rsid w:val="00B365D2"/>
    <w:rsid w:val="00B376CF"/>
    <w:rsid w:val="00B40F08"/>
    <w:rsid w:val="00B41D09"/>
    <w:rsid w:val="00B45844"/>
    <w:rsid w:val="00B503A7"/>
    <w:rsid w:val="00B5335F"/>
    <w:rsid w:val="00B53BE5"/>
    <w:rsid w:val="00B54732"/>
    <w:rsid w:val="00B60CD9"/>
    <w:rsid w:val="00B6340C"/>
    <w:rsid w:val="00B63C78"/>
    <w:rsid w:val="00B678EA"/>
    <w:rsid w:val="00B73C97"/>
    <w:rsid w:val="00B802D9"/>
    <w:rsid w:val="00B8431C"/>
    <w:rsid w:val="00B864EC"/>
    <w:rsid w:val="00B9115E"/>
    <w:rsid w:val="00B938AE"/>
    <w:rsid w:val="00B956B9"/>
    <w:rsid w:val="00BA08C5"/>
    <w:rsid w:val="00BA20AF"/>
    <w:rsid w:val="00BA30FA"/>
    <w:rsid w:val="00BA3654"/>
    <w:rsid w:val="00BA6C39"/>
    <w:rsid w:val="00BB0966"/>
    <w:rsid w:val="00BB1B02"/>
    <w:rsid w:val="00BB47D7"/>
    <w:rsid w:val="00BB59D2"/>
    <w:rsid w:val="00BC00D1"/>
    <w:rsid w:val="00BC2338"/>
    <w:rsid w:val="00BC2832"/>
    <w:rsid w:val="00BC3B85"/>
    <w:rsid w:val="00BD6045"/>
    <w:rsid w:val="00BD7E02"/>
    <w:rsid w:val="00BE0076"/>
    <w:rsid w:val="00BE63D5"/>
    <w:rsid w:val="00BE742F"/>
    <w:rsid w:val="00BF0DAF"/>
    <w:rsid w:val="00BF429D"/>
    <w:rsid w:val="00C056E9"/>
    <w:rsid w:val="00C076DF"/>
    <w:rsid w:val="00C07755"/>
    <w:rsid w:val="00C07FBE"/>
    <w:rsid w:val="00C130E1"/>
    <w:rsid w:val="00C13E4C"/>
    <w:rsid w:val="00C22C37"/>
    <w:rsid w:val="00C23A10"/>
    <w:rsid w:val="00C2687F"/>
    <w:rsid w:val="00C31337"/>
    <w:rsid w:val="00C319D2"/>
    <w:rsid w:val="00C3389D"/>
    <w:rsid w:val="00C33DB3"/>
    <w:rsid w:val="00C35319"/>
    <w:rsid w:val="00C37192"/>
    <w:rsid w:val="00C43A71"/>
    <w:rsid w:val="00C45491"/>
    <w:rsid w:val="00C4605B"/>
    <w:rsid w:val="00C52298"/>
    <w:rsid w:val="00C54D0E"/>
    <w:rsid w:val="00C55B2F"/>
    <w:rsid w:val="00C5684A"/>
    <w:rsid w:val="00C56A04"/>
    <w:rsid w:val="00C61427"/>
    <w:rsid w:val="00C6159E"/>
    <w:rsid w:val="00C6171E"/>
    <w:rsid w:val="00C630C0"/>
    <w:rsid w:val="00C63779"/>
    <w:rsid w:val="00C66B8F"/>
    <w:rsid w:val="00C70979"/>
    <w:rsid w:val="00C711FB"/>
    <w:rsid w:val="00C71AB3"/>
    <w:rsid w:val="00C754D1"/>
    <w:rsid w:val="00C8231C"/>
    <w:rsid w:val="00C8238A"/>
    <w:rsid w:val="00C82DF4"/>
    <w:rsid w:val="00C844EF"/>
    <w:rsid w:val="00C86268"/>
    <w:rsid w:val="00C907F2"/>
    <w:rsid w:val="00C92368"/>
    <w:rsid w:val="00C946F0"/>
    <w:rsid w:val="00C96B54"/>
    <w:rsid w:val="00CA0C23"/>
    <w:rsid w:val="00CA2494"/>
    <w:rsid w:val="00CA6EEA"/>
    <w:rsid w:val="00CB5011"/>
    <w:rsid w:val="00CC0898"/>
    <w:rsid w:val="00CC4F82"/>
    <w:rsid w:val="00CC5C19"/>
    <w:rsid w:val="00CD3583"/>
    <w:rsid w:val="00CD3D6F"/>
    <w:rsid w:val="00CD4CD6"/>
    <w:rsid w:val="00CE04D1"/>
    <w:rsid w:val="00CE1C6B"/>
    <w:rsid w:val="00CE366D"/>
    <w:rsid w:val="00CE7B13"/>
    <w:rsid w:val="00CF30D1"/>
    <w:rsid w:val="00CF4D32"/>
    <w:rsid w:val="00CF67BC"/>
    <w:rsid w:val="00CF6C45"/>
    <w:rsid w:val="00D00AB2"/>
    <w:rsid w:val="00D0201B"/>
    <w:rsid w:val="00D0262A"/>
    <w:rsid w:val="00D0303A"/>
    <w:rsid w:val="00D049D2"/>
    <w:rsid w:val="00D04F7D"/>
    <w:rsid w:val="00D050F3"/>
    <w:rsid w:val="00D06023"/>
    <w:rsid w:val="00D06AE7"/>
    <w:rsid w:val="00D116A7"/>
    <w:rsid w:val="00D150ED"/>
    <w:rsid w:val="00D153E8"/>
    <w:rsid w:val="00D17EAC"/>
    <w:rsid w:val="00D25761"/>
    <w:rsid w:val="00D26FD4"/>
    <w:rsid w:val="00D3003D"/>
    <w:rsid w:val="00D301F4"/>
    <w:rsid w:val="00D32267"/>
    <w:rsid w:val="00D33A6E"/>
    <w:rsid w:val="00D406D8"/>
    <w:rsid w:val="00D448F4"/>
    <w:rsid w:val="00D6025E"/>
    <w:rsid w:val="00D62AB5"/>
    <w:rsid w:val="00D65191"/>
    <w:rsid w:val="00D65F32"/>
    <w:rsid w:val="00D72163"/>
    <w:rsid w:val="00D72344"/>
    <w:rsid w:val="00D77308"/>
    <w:rsid w:val="00D80C5F"/>
    <w:rsid w:val="00D80C89"/>
    <w:rsid w:val="00D8369A"/>
    <w:rsid w:val="00D836C0"/>
    <w:rsid w:val="00D866B3"/>
    <w:rsid w:val="00D9296A"/>
    <w:rsid w:val="00D9444C"/>
    <w:rsid w:val="00D94B13"/>
    <w:rsid w:val="00D96455"/>
    <w:rsid w:val="00D9696F"/>
    <w:rsid w:val="00DA34F1"/>
    <w:rsid w:val="00DA775F"/>
    <w:rsid w:val="00DB00BC"/>
    <w:rsid w:val="00DB0445"/>
    <w:rsid w:val="00DB281C"/>
    <w:rsid w:val="00DB6256"/>
    <w:rsid w:val="00DB6DFB"/>
    <w:rsid w:val="00DC201F"/>
    <w:rsid w:val="00DC6489"/>
    <w:rsid w:val="00DC6CA5"/>
    <w:rsid w:val="00DD3A3F"/>
    <w:rsid w:val="00DD6053"/>
    <w:rsid w:val="00DD6363"/>
    <w:rsid w:val="00DE2315"/>
    <w:rsid w:val="00DE363C"/>
    <w:rsid w:val="00DE3B87"/>
    <w:rsid w:val="00DE6B26"/>
    <w:rsid w:val="00DF081F"/>
    <w:rsid w:val="00DF26CA"/>
    <w:rsid w:val="00DF5DA4"/>
    <w:rsid w:val="00DF714F"/>
    <w:rsid w:val="00DF7759"/>
    <w:rsid w:val="00E049DB"/>
    <w:rsid w:val="00E142E9"/>
    <w:rsid w:val="00E16D7E"/>
    <w:rsid w:val="00E17441"/>
    <w:rsid w:val="00E20DFD"/>
    <w:rsid w:val="00E20F3B"/>
    <w:rsid w:val="00E22836"/>
    <w:rsid w:val="00E30235"/>
    <w:rsid w:val="00E36D43"/>
    <w:rsid w:val="00E406DC"/>
    <w:rsid w:val="00E458F4"/>
    <w:rsid w:val="00E46D85"/>
    <w:rsid w:val="00E47969"/>
    <w:rsid w:val="00E51B47"/>
    <w:rsid w:val="00E54819"/>
    <w:rsid w:val="00E60538"/>
    <w:rsid w:val="00E6148A"/>
    <w:rsid w:val="00E6227D"/>
    <w:rsid w:val="00E6303D"/>
    <w:rsid w:val="00E64549"/>
    <w:rsid w:val="00E65C80"/>
    <w:rsid w:val="00E66EFA"/>
    <w:rsid w:val="00E81B72"/>
    <w:rsid w:val="00E823B4"/>
    <w:rsid w:val="00E83723"/>
    <w:rsid w:val="00E86DCB"/>
    <w:rsid w:val="00E90BB3"/>
    <w:rsid w:val="00E952CC"/>
    <w:rsid w:val="00E96BB1"/>
    <w:rsid w:val="00E975A5"/>
    <w:rsid w:val="00EA1981"/>
    <w:rsid w:val="00EA2720"/>
    <w:rsid w:val="00EA275E"/>
    <w:rsid w:val="00EA2814"/>
    <w:rsid w:val="00EA5A8D"/>
    <w:rsid w:val="00EB02CC"/>
    <w:rsid w:val="00EB0373"/>
    <w:rsid w:val="00EB147B"/>
    <w:rsid w:val="00EB7464"/>
    <w:rsid w:val="00EC1CBE"/>
    <w:rsid w:val="00EC2A25"/>
    <w:rsid w:val="00EC5F21"/>
    <w:rsid w:val="00ED2744"/>
    <w:rsid w:val="00ED5DAA"/>
    <w:rsid w:val="00ED65AE"/>
    <w:rsid w:val="00EF11F5"/>
    <w:rsid w:val="00EF1B1C"/>
    <w:rsid w:val="00EF2060"/>
    <w:rsid w:val="00EF2BF5"/>
    <w:rsid w:val="00EF2E3C"/>
    <w:rsid w:val="00EF3E3F"/>
    <w:rsid w:val="00EF4FCB"/>
    <w:rsid w:val="00EF7A0B"/>
    <w:rsid w:val="00F02F19"/>
    <w:rsid w:val="00F0366A"/>
    <w:rsid w:val="00F118B9"/>
    <w:rsid w:val="00F12A15"/>
    <w:rsid w:val="00F13933"/>
    <w:rsid w:val="00F13AA9"/>
    <w:rsid w:val="00F26C39"/>
    <w:rsid w:val="00F2754E"/>
    <w:rsid w:val="00F322DD"/>
    <w:rsid w:val="00F35471"/>
    <w:rsid w:val="00F36CC8"/>
    <w:rsid w:val="00F40128"/>
    <w:rsid w:val="00F40E54"/>
    <w:rsid w:val="00F43E15"/>
    <w:rsid w:val="00F44428"/>
    <w:rsid w:val="00F45C31"/>
    <w:rsid w:val="00F45DB0"/>
    <w:rsid w:val="00F517A6"/>
    <w:rsid w:val="00F533D4"/>
    <w:rsid w:val="00F54D90"/>
    <w:rsid w:val="00F5642F"/>
    <w:rsid w:val="00F60C26"/>
    <w:rsid w:val="00F61CD3"/>
    <w:rsid w:val="00F63E51"/>
    <w:rsid w:val="00F63FEE"/>
    <w:rsid w:val="00F77F82"/>
    <w:rsid w:val="00F80D83"/>
    <w:rsid w:val="00F80E58"/>
    <w:rsid w:val="00F823C8"/>
    <w:rsid w:val="00F826F7"/>
    <w:rsid w:val="00F845EA"/>
    <w:rsid w:val="00F85EDC"/>
    <w:rsid w:val="00F9188D"/>
    <w:rsid w:val="00F95B5D"/>
    <w:rsid w:val="00F96148"/>
    <w:rsid w:val="00F97100"/>
    <w:rsid w:val="00FA238A"/>
    <w:rsid w:val="00FB296F"/>
    <w:rsid w:val="00FB6504"/>
    <w:rsid w:val="00FB6B60"/>
    <w:rsid w:val="00FB6D37"/>
    <w:rsid w:val="00FB7595"/>
    <w:rsid w:val="00FC08E1"/>
    <w:rsid w:val="00FC0AC9"/>
    <w:rsid w:val="00FC3D50"/>
    <w:rsid w:val="00FC534C"/>
    <w:rsid w:val="00FD0F2D"/>
    <w:rsid w:val="00FD5DB9"/>
    <w:rsid w:val="00FE15B1"/>
    <w:rsid w:val="00FE52AE"/>
    <w:rsid w:val="00FE5C88"/>
    <w:rsid w:val="00FE7A4A"/>
    <w:rsid w:val="00FF1923"/>
    <w:rsid w:val="00FF405E"/>
    <w:rsid w:val="00FF591D"/>
    <w:rsid w:val="00FF59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2C9"/>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 w:type="paragraph" w:styleId="Revision">
    <w:name w:val="Revision"/>
    <w:hidden/>
    <w:uiPriority w:val="99"/>
    <w:semiHidden/>
    <w:rsid w:val="007746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tiagocdo/ALANN" TargetMode="External"/><Relationship Id="rId13" Type="http://schemas.openxmlformats.org/officeDocument/2006/relationships/hyperlink" Target="https://www.sciencedirect.com/science/article/pii/S2666389922001192" TargetMode="External"/><Relationship Id="rId18" Type="http://schemas.microsoft.com/office/2018/08/relationships/commentsExtensible" Target="commentsExtensible.xml"/><Relationship Id="rId26" Type="http://schemas.openxmlformats.org/officeDocument/2006/relationships/hyperlink" Target="http://www.prolific.com" TargetMode="External"/><Relationship Id="rId3" Type="http://schemas.openxmlformats.org/officeDocument/2006/relationships/styles" Target="styles.xml"/><Relationship Id="rId21" Type="http://schemas.openxmlformats.org/officeDocument/2006/relationships/hyperlink" Target="http://www.prolific.com" TargetMode="External"/><Relationship Id="rId7" Type="http://schemas.openxmlformats.org/officeDocument/2006/relationships/endnotes" Target="endnotes.xml"/><Relationship Id="rId12" Type="http://schemas.openxmlformats.org/officeDocument/2006/relationships/hyperlink" Target="https://www.ncbi.nlm.nih.gov/pmc/articles/PMC7610561/" TargetMode="External"/><Relationship Id="rId17" Type="http://schemas.microsoft.com/office/2016/09/relationships/commentsIds" Target="commentsIds.xml"/><Relationship Id="rId25" Type="http://schemas.openxmlformats.org/officeDocument/2006/relationships/hyperlink" Target="http://www.prolific.com"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206.01338"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hyperlink" Target="https://github.com/santiagocdo/NLM_Bucci_Delamater-Castiello" TargetMode="External"/><Relationship Id="rId10" Type="http://schemas.openxmlformats.org/officeDocument/2006/relationships/hyperlink" Target="https://www.nature.com/articles/s41467-023-37562-1" TargetMode="External"/><Relationship Id="rId19" Type="http://schemas.openxmlformats.org/officeDocument/2006/relationships/image" Target="media/image1.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nature.com/articles/s41583-020-0277-3" TargetMode="External"/><Relationship Id="rId14" Type="http://schemas.openxmlformats.org/officeDocument/2006/relationships/hyperlink" Target="https://www.science.org/doi/10.1126/science.abq6740" TargetMode="External"/><Relationship Id="rId22" Type="http://schemas.openxmlformats.org/officeDocument/2006/relationships/hyperlink" Target="https://github.com/santiagocdo/categoricalReversalLerning" TargetMode="External"/><Relationship Id="rId27" Type="http://schemas.openxmlformats.org/officeDocument/2006/relationships/image" Target="media/image5.png"/><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7344DC3603894D35BB0D2982C77B8F8A"/>
        <w:category>
          <w:name w:val="General"/>
          <w:gallery w:val="placeholder"/>
        </w:category>
        <w:types>
          <w:type w:val="bbPlcHdr"/>
        </w:types>
        <w:behaviors>
          <w:behavior w:val="content"/>
        </w:behaviors>
        <w:guid w:val="{3442C77C-8100-4F4E-82E9-0B121056982F}"/>
      </w:docPartPr>
      <w:docPartBody>
        <w:p w:rsidR="00924336" w:rsidRDefault="00924336" w:rsidP="00924336">
          <w:pPr>
            <w:pStyle w:val="7344DC3603894D35BB0D2982C77B8F8A"/>
          </w:pPr>
          <w:r w:rsidRPr="001209A3">
            <w:rPr>
              <w:rStyle w:val="PlaceholderText"/>
            </w:rPr>
            <w:t>Click or tap here to enter text.</w:t>
          </w:r>
        </w:p>
      </w:docPartBody>
    </w:docPart>
    <w:docPart>
      <w:docPartPr>
        <w:name w:val="6CC116B74C2A43FE86D0CF9EA37A470F"/>
        <w:category>
          <w:name w:val="General"/>
          <w:gallery w:val="placeholder"/>
        </w:category>
        <w:types>
          <w:type w:val="bbPlcHdr"/>
        </w:types>
        <w:behaviors>
          <w:behavior w:val="content"/>
        </w:behaviors>
        <w:guid w:val="{099AE7F0-0AF7-4CA2-8265-0C32C6E0C664}"/>
      </w:docPartPr>
      <w:docPartBody>
        <w:p w:rsidR="00924336" w:rsidRDefault="00924336" w:rsidP="00924336">
          <w:pPr>
            <w:pStyle w:val="6CC116B74C2A43FE86D0CF9EA37A470F"/>
          </w:pPr>
          <w:r w:rsidRPr="001209A3">
            <w:rPr>
              <w:rStyle w:val="PlaceholderText"/>
            </w:rPr>
            <w:t>Click or tap here to enter text.</w:t>
          </w:r>
        </w:p>
      </w:docPartBody>
    </w:docPart>
    <w:docPart>
      <w:docPartPr>
        <w:name w:val="61A2A5C3181042C6A636CA94610F7505"/>
        <w:category>
          <w:name w:val="General"/>
          <w:gallery w:val="placeholder"/>
        </w:category>
        <w:types>
          <w:type w:val="bbPlcHdr"/>
        </w:types>
        <w:behaviors>
          <w:behavior w:val="content"/>
        </w:behaviors>
        <w:guid w:val="{8574797E-7880-4DC6-8E6B-4BE7B4C196DF}"/>
      </w:docPartPr>
      <w:docPartBody>
        <w:p w:rsidR="00924336" w:rsidRDefault="00924336" w:rsidP="00924336">
          <w:pPr>
            <w:pStyle w:val="61A2A5C3181042C6A636CA94610F750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D05A3DFA369A467682160F490AA385DC"/>
        <w:category>
          <w:name w:val="General"/>
          <w:gallery w:val="placeholder"/>
        </w:category>
        <w:types>
          <w:type w:val="bbPlcHdr"/>
        </w:types>
        <w:behaviors>
          <w:behavior w:val="content"/>
        </w:behaviors>
        <w:guid w:val="{554BB4C3-EAA9-4620-9CA0-126BBCFAC6E3}"/>
      </w:docPartPr>
      <w:docPartBody>
        <w:p w:rsidR="00CB5C8D" w:rsidRDefault="00CB5C8D" w:rsidP="00CB5C8D">
          <w:pPr>
            <w:pStyle w:val="D05A3DFA369A467682160F490AA385DC"/>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075B75"/>
    <w:rsid w:val="00082265"/>
    <w:rsid w:val="00142CE4"/>
    <w:rsid w:val="001B0697"/>
    <w:rsid w:val="001B7498"/>
    <w:rsid w:val="001E0E74"/>
    <w:rsid w:val="00290000"/>
    <w:rsid w:val="00290A50"/>
    <w:rsid w:val="003C5B60"/>
    <w:rsid w:val="00404F41"/>
    <w:rsid w:val="0045341F"/>
    <w:rsid w:val="004A42D9"/>
    <w:rsid w:val="00515645"/>
    <w:rsid w:val="005B0D66"/>
    <w:rsid w:val="005D0E80"/>
    <w:rsid w:val="006715C2"/>
    <w:rsid w:val="00924336"/>
    <w:rsid w:val="00BD6045"/>
    <w:rsid w:val="00BD6BF4"/>
    <w:rsid w:val="00C66B8F"/>
    <w:rsid w:val="00CB5C8D"/>
    <w:rsid w:val="00D701FB"/>
    <w:rsid w:val="00E10777"/>
    <w:rsid w:val="00E36B73"/>
    <w:rsid w:val="00FE7A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5C8D"/>
    <w:rPr>
      <w:color w:val="666666"/>
    </w:rPr>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D05A3DFA369A467682160F490AA385DC">
    <w:name w:val="D05A3DFA369A467682160F490AA385DC"/>
    <w:rsid w:val="00CB5C8D"/>
  </w:style>
  <w:style w:type="paragraph" w:customStyle="1" w:styleId="7344DC3603894D35BB0D2982C77B8F8A">
    <w:name w:val="7344DC3603894D35BB0D2982C77B8F8A"/>
    <w:rsid w:val="00924336"/>
  </w:style>
  <w:style w:type="paragraph" w:customStyle="1" w:styleId="6CC116B74C2A43FE86D0CF9EA37A470F">
    <w:name w:val="6CC116B74C2A43FE86D0CF9EA37A470F"/>
    <w:rsid w:val="00924336"/>
  </w:style>
  <w:style w:type="paragraph" w:customStyle="1" w:styleId="61A2A5C3181042C6A636CA94610F7505">
    <w:name w:val="61A2A5C3181042C6A636CA94610F7505"/>
    <w:rsid w:val="00924336"/>
  </w:style>
  <w:style w:type="paragraph" w:customStyle="1" w:styleId="A5964B004E254DDD9610524B24850293">
    <w:name w:val="A5964B004E254DDD9610524B24850293"/>
    <w:rsid w:val="006715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74e7382a-0e35-4718-a56e-beaa462860e0&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NzRlNzM4MmEtMGUzNS00NzE4LWE1NmUtYmVhYTQ2Mjg2MGUw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3eccaf6c-8a18-47eb-9e2a-0a890f8672df&quot;,&quot;properties&quot;:{&quot;noteIndex&quot;:0},&quot;isEdited&quot;:false,&quot;manualOverride&quot;:{&quot;isManuallyOverridden&quot;:true,&quot;citeprocText&quot;:&quot;(Rumelhart et al., 1986)&quot;,&quot;manualOverrideText&quot;:&quot;Rumelhart et al., 1986)&quot;},&quot;citationTag&quot;:&quot;MENDELEY_CITATION_v3_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&quot;,&quot;citationItems&quot;:[{&quot;id&quot;:&quot;54c43aa1-96c7-3aca-84fb-3857d565a1e1&quot;,&quot;itemData&quot;:{&quot;type&quot;:&quot;chapter&quot;,&quot;id&quot;:&quot;54c43aa1-96c7-3aca-84fb-3857d565a1e1&quot;,&quot;title&quot;:&quot;Learning internal representations by error propagation&quot;,&quot;author&quot;:[{&quot;family&quot;:&quot;Rumelhart&quot;,&quot;given&quot;:&quot;D. E.&quot;,&quot;parse-names&quot;:false,&quot;dropping-particle&quot;:&quot;&quot;,&quot;non-dropping-particle&quot;:&quot;&quot;},{&quot;family&quot;:&quot;Hinton&quot;,&quot;given&quot;:&quot;G. E.&quot;,&quot;parse-names&quot;:false,&quot;dropping-particle&quot;:&quot;&quot;,&quot;non-dropping-particle&quot;:&quot;&quot;},{&quot;family&quot;:&quot;Williams&quot;,&quot;given&quot;:&quot;R. J.&quot;,&quot;parse-names&quot;:false,&quot;dropping-particle&quot;:&quot;&quot;,&quot;non-dropping-particle&quot;:&quot;&quot;}],&quot;container-title&quot;:&quot;Parallel distributed processing: Explorations in the microstructure of cognition. Vol. 1: Foundations&quot;,&quot;editor&quot;:[{&quot;family&quot;:&quot;Rumelhart&quot;,&quot;given&quot;:&quot;D. E.&quot;,&quot;parse-names&quot;:false,&quot;dropping-particle&quot;:&quot;&quot;,&quot;non-dropping-particle&quot;:&quot;&quot;},{&quot;family&quot;:&quot;McClelland&quot;,&quot;given&quot;:&quot;J. L.&quot;,&quot;parse-names&quot;:false,&quot;dropping-particle&quot;:&quot;&quot;,&quot;non-dropping-particle&quot;:&quot;&quot;},{&quot;family&quot;:&quot;the PDP Research Group&quot;,&quot;given&quot;:&quot;&quot;,&quot;parse-names&quot;:false,&quot;dropping-particle&quot;:&quot;&quot;,&quot;non-dropping-particle&quot;:&quot;&quot;}],&quot;issued&quot;:{&quot;date-parts&quot;:[[1986]]},&quot;publisher-place&quot;:&quot;Cambridge, Ma&quot;,&quot;page&quot;:&quot;318-362&quot;,&quot;publisher&quot;:&quot;MIT Press&quot;,&quot;container-title-short&quot;:&quot;&quot;},&quot;isTemporary&quot;:false}]},{&quot;citationID&quot;:&quot;MENDELEY_CITATION_c9eafe99-f54d-422a-9ba3-360407dc3483&quot;,&quot;properties&quot;:{&quot;noteIndex&quot;:0},&quot;isEdited&quot;:false,&quot;manualOverride&quot;:{&quot;isManuallyOverridden&quot;:true,&quot;citeprocText&quot;:&quot;(Detorakis et al., 2019; Xie &amp;#38; Seung, 2003)&quot;,&quot;manualOverrideText&quot;:&quot;Detorakis et al., 2019; Xie &amp; Seung, 2003)&quot;},&quot;citationTag&quot;:&quot;MENDELEY_CITATION_v3_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&quot;,&quot;citationItems&quot;:[{&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container-title-short&quot;:&quot;&quot;},&quot;isTemporary&quot;:false},{&quot;id&quot;:&quot;5b27e0bb-c1f5-33b6-93c6-90a78380008b&quot;,&quot;itemData&quot;:{&quot;type&quot;:&quot;article-journal&quot;,&quot;id&quot;:&quot;5b27e0bb-c1f5-33b6-93c6-90a78380008b&quot;,&quot;title&quot;:&quot;Equivalence of Backpropagation and Contrastive Hebbian Learning in a Layered Network&quot;,&quot;author&quot;:[{&quot;family&quot;:&quot;Xie&quot;,&quot;given&quot;:&quot;Xiaohui&quot;,&quot;parse-names&quot;:false,&quot;dropping-particle&quot;:&quot;&quot;,&quot;non-dropping-particle&quot;:&quot;&quot;},{&quot;family&quot;:&quot;Seung&quot;,&quot;given&quot;:&quot;H. Sebastian&quot;,&quot;parse-names&quot;:false,&quot;dropping-particle&quot;:&quot;&quot;,&quot;non-dropping-particle&quot;:&quot;&quot;}],&quot;container-title&quot;:&quot;Neural Computation&quot;,&quot;container-title-short&quot;:&quot;Neural Comput&quot;,&quot;accessed&quot;:{&quot;date-parts&quot;:[[2025,5,13]]},&quot;DOI&quot;:&quot;10.1162/089976603762552988&quot;,&quot;ISSN&quot;:&quot;0899-7667&quot;,&quot;PMID&quot;:&quot;12590814&quot;,&quot;URL&quot;:&quot;https://dx.doi.org/10.1162/089976603762552988&quot;,&quot;issued&quot;:{&quot;date-parts&quot;:[[2003,2,1]]},&quot;page&quot;:&quot;441-454&quot;,&quot;abstract&quot;:&quot;Backpropagation and contrastive Hebbian learning are two methods of training networks with hidden neurons. Backpropagation computes an error signal for the output neurons and spreads it over the hidden neurons. Contrastive Hebbian learning involves clamping the output neurons at desired values and letting the effect spread through feedback connections over the entire network. To investigate the relationship between these two forms of learning, we consider a special case in which they are identical: a multilayer perceptron with linear output units, to which weak feedback connections have been added. In this case, the change in network state caused by clamping the output neurons turns out to be the same as the error signal spread by backpropagation, except for a scalar prefactor. This suggests that the functionality of backpropagation can be realized alternatively by a Hebbian-type learning algorithm, which is suitable for implementation in biological networks.&quot;,&quot;publisher&quot;:&quot;MIT Press&quot;,&quot;issue&quot;:&quot;2&quot;,&quot;volume&quot;:&quot;15&quot;},&quot;isTemporary&quot;:false}]},{&quot;citationID&quot;:&quot;MENDELEY_CITATION_3bfb36f3-82ed-4ecc-8862-ae4a09f9e9a3&quot;,&quot;properties&quot;:{&quot;noteIndex&quot;:0},&quot;isEdited&quot;:false,&quot;manualOverride&quot;:{&quot;isManuallyOverridden&quot;:true,&quot;citeprocText&quot;:&quot;(Detorakis et al., 2019; Shervani-Tabar &amp;#38; Rosenbaum, 2023)&quot;,&quot;manualOverrideText&quot;:&quot;Detorakis et al., 2019; Shervani-Tabar &amp; Rosenbaum, 2023)&quot;},&quot;citationTag&quot;:&quot;MENDELEY_CITATION_v3_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&quot;,&quot;citationItems&quot;:[{&quot;id&quot;:&quot;4d6cda6b-610b-35c1-a8cb-5f81c2cf128f&quot;,&quot;itemData&quot;:{&quot;type&quot;:&quot;article-journal&quot;,&quot;id&quot;:&quot;4d6cda6b-610b-35c1-a8cb-5f81c2cf128f&quot;,&quot;title&quot;:&quot;Meta-learning biologically plausible plasticity rules with random feedback pathways&quot;,&quot;author&quot;:[{&quot;family&quot;:&quot;Shervani-Tabar&quot;,&quot;given&quot;:&quot;Navid&quot;,&quot;parse-names&quot;:false,&quot;dropping-particle&quot;:&quot;&quot;,&quot;non-dropping-particle&quot;:&quot;&quot;},{&quot;family&quot;:&quot;Rosenbaum&quot;,&quot;given&quot;:&quot;Robert&quot;,&quot;parse-names&quot;:false,&quot;dropping-particle&quot;:&quot;&quot;,&quot;non-dropping-particle&quot;:&quot;&quot;}],&quot;container-title&quot;:&quot;Nature Communications&quot;,&quot;container-title-short&quot;:&quot;Nat Commun&quot;,&quot;accessed&quot;:{&quot;date-parts&quot;:[[2025,1,16]]},&quot;DOI&quot;:&quot;10.1038/s41467-023-37562-1&quot;,&quot;ISSN&quot;:&quot;2041-1723&quot;,&quot;PMID&quot;:&quot;37002222&quot;,&quot;URL&quot;:&quot;https://www.nature.com/articles/s41467-023-37562-1&quot;,&quot;issued&quot;:{&quot;date-parts&quot;:[[2023,3,31]]},&quot;page&quot;:&quot;1-12&quot;,&quot;abstract&quot;:&quot;Backpropagation is widely used to train artificial neural networks, but its relationship to synaptic plasticity in the brain is unknown. Some biological models of backpropagation rely on feedback projections that are symmetric with feedforward connections, but experiments do not corroborate the existence of such symmetric backward connectivity. Random feedback alignment offers an alternative model in which errors are propagated backward through fixed, random backward connections. This approach successfully trains shallow models, but learns slowly and does not perform well with deeper models or online learning. In this study, we develop a meta-learning approach to discover interpretable, biologically plausible plasticity rules that improve online learning performance with fixed random feedback connections. The resulting plasticity rules show improved online training of deep models in the low data regime. Our results highlight the potential of meta-learning to discover effective, interpretable learning rules satisfying biological constraints. The biological plausibility of backpropagation and its relationship with synaptic plasticity remain open questions. The authors propose a meta-learning approach to discover interpretable plasticity rules to train neural networks under biological constraints. The meta-learned rules boost the learning efficiency via bio-inspired synaptic plasticity.&quot;,&quot;publisher&quot;:&quot;Nature Publishing Group&quot;,&quot;issue&quot;:&quot;1&quot;,&quot;volume&quot;:&quot;14&quot;},&quot;isTemporary&quot;:false},{&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container-title-short&quot;:&quot;&quot;},&quot;isTemporary&quot;:false}]},{&quot;citationID&quot;:&quot;MENDELEY_CITATION_cbebaaa8-e0b9-48bc-a335-cd6ae74210dc&quot;,&quot;properties&quot;:{&quot;noteIndex&quot;:0},&quot;isEdited&quot;:false,&quot;manualOverride&quot;:{&quot;isManuallyOverridden&quot;:false,&quot;citeprocText&quot;:&quot;(Lillicrap et al., 2020)&quot;,&quot;manualOverrideText&quot;:&quot;&quot;},&quot;citationTag&quot;:&quot;MENDELEY_CITATION_v3_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&quot;,&quot;citationItems&quot;:[{&quot;id&quot;:&quot;50c84dd3-ce46-3333-828a-6c6bfe6d02b8&quot;,&quot;itemData&quot;:{&quot;type&quot;:&quot;article-journal&quot;,&quot;id&quot;:&quot;50c84dd3-ce46-3333-828a-6c6bfe6d02b8&quot;,&quot;title&quot;:&quot;Backpropagation and the brain&quot;,&quot;author&quot;:[{&quot;family&quot;:&quot;Lillicrap&quot;,&quot;given&quot;:&quot;Timothy P.&quot;,&quot;parse-names&quot;:false,&quot;dropping-particle&quot;:&quot;&quot;,&quot;non-dropping-particle&quot;:&quot;&quot;},{&quot;family&quot;:&quot;Santoro&quot;,&quot;given&quot;:&quot;Adam&quot;,&quot;parse-names&quot;:false,&quot;dropping-particle&quot;:&quot;&quot;,&quot;non-dropping-particle&quot;:&quot;&quot;},{&quot;family&quot;:&quot;Marris&quot;,&quot;given&quot;:&quot;Luke&quot;,&quot;parse-names&quot;:false,&quot;dropping-particle&quot;:&quot;&quot;,&quot;non-dropping-particle&quot;:&quot;&quot;},{&quot;family&quot;:&quot;Akerman&quot;,&quot;given&quot;:&quot;Colin J.&quot;,&quot;parse-names&quot;:false,&quot;dropping-particle&quot;:&quot;&quot;,&quot;non-dropping-particle&quot;:&quot;&quot;},{&quot;family&quot;:&quot;Hinton&quot;,&quot;given&quot;:&quot;Geoffrey&quot;,&quot;parse-names&quot;:false,&quot;dropping-particle&quot;:&quot;&quot;,&quot;non-dropping-particle&quot;:&quot;&quot;}],&quot;container-title&quot;:&quot;Nature Reviews Neuroscience 2020 21:6&quot;,&quot;accessed&quot;:{&quot;date-parts&quot;:[[2025,1,16]]},&quot;DOI&quot;:&quot;10.1038/s41583-020-0277-3&quot;,&quot;ISSN&quot;:&quot;1471-0048&quot;,&quot;PMID&quot;:&quot;32303713&quot;,&quot;URL&quot;:&quot;https://www.nature.com/articles/s41583-020-0277-3&quot;,&quot;issued&quot;:{&quot;date-parts&quot;:[[2020,4,17]]},&quot;page&quot;:&quot;335-346&quot;,&quot;abstract&quot;:&quot;During learning, the brain modifies synapses to improve behaviour. In the cortex, synapses are embedded within multilayered networks, making it difficult to determine the effect of an individual synaptic modification on the behaviour of the system. The backpropagation algorithm solves this problem in deep artificial neural networks, but historically it has been viewed as biologically problematic. Nonetheless, recent developments in neuroscience and the successes of artificial neural networks have reinvigorated interest in whether backpropagation offers insights for understanding learning in the cortex. The backpropagation algorithm learns quickly by computing synaptic updates using feedback connections to deliver error signals. Although feedback connections are ubiquitous in the cortex, it is difficult to see how they could deliver the error signals required by strict formulations of backpropagation. Here we build on past and recent developments to argue that feedback connections may instead induce neural activities whose differences can be used to locally approximate these signals and hence drive effective learning in deep networks in the brain. The backpropagation of error (backprop) algorithm is frequently used to train deep neural networks in machine learning, but it has not been viewed as being implemented by the brain. In this Perspective, however, Lillicrap and colleagues argue that the key principles underlying backprop may indeed have a role in brain function.&quot;,&quot;publisher&quot;:&quot;Nature Publishing Group&quot;,&quot;issue&quot;:&quot;6&quot;,&quot;volume&quot;:&quot;21&quot;,&quot;container-title-short&quot;:&quot;&quot;},&quot;isTemporary&quot;:false}]},{&quot;citationID&quot;:&quot;MENDELEY_CITATION_6edc07de-42d6-487c-a4be-ee205c81719f&quot;,&quot;properties&quot;:{&quot;noteIndex&quot;:0},&quot;isEdited&quot;:false,&quot;manualOverride&quot;:{&quot;isManuallyOverridden&quot;:false,&quot;citeprocText&quot;:&quot;(Kaye &amp;#38; Pearce, 1984; Pearce et al., 1984)&quot;,&quot;manualOverrideText&quot;:&quot;&quot;},&quot;citationTag&quot;:&quot;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accessed&quot;:{&quot;date-parts&quot;:[[2023,5,17]]},&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container-title-short&quot;:&quot;J Exp Psychol Anim Behav Process&quot;},&quot;isTemporary&quot;:false},{&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bcff2d6f-b7b0-4d86-8174-d338a273800c&quot;,&quot;properties&quot;:{&quot;noteIndex&quot;:0},&quot;isEdited&quot;:false,&quot;manualOverride&quot;:{&quot;isManuallyOverridden&quot;:true,&quot;citeprocText&quot;:&quot;(Bracci &amp;#38; De Beeck, 2023)&quot;,&quot;manualOverrideText&quot;:&quot;Bracci &amp; De Beeck, 2023)&quot;},&quot;citationTag&quot;:&quot;MENDELEY_CITATION_v3_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fSwiaXNUZW1wb3JhcnkiOmZhbHNlfV19&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289</TotalTime>
  <Pages>29</Pages>
  <Words>10215</Words>
  <Characters>58231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Andrew Delamater</cp:lastModifiedBy>
  <cp:revision>27</cp:revision>
  <dcterms:created xsi:type="dcterms:W3CDTF">2025-06-19T23:14:00Z</dcterms:created>
  <dcterms:modified xsi:type="dcterms:W3CDTF">2025-06-25T00:36:00Z</dcterms:modified>
</cp:coreProperties>
</file>